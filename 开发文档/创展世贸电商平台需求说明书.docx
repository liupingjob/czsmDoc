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359" w:rsidRDefault="00165359">
      <w:pP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bookmarkStart w:id="0" w:name="_Toc418479672"/>
      <w:bookmarkStart w:id="1" w:name="hp_TitlePage"/>
    </w:p>
    <w:p w:rsidR="00165359" w:rsidRDefault="00165359">
      <w:pPr>
        <w:jc w:val="center"/>
        <w:rPr>
          <w:rFonts w:ascii="Arial" w:hAnsi="Arial" w:cs="Arial"/>
        </w:rPr>
      </w:pPr>
    </w:p>
    <w:p w:rsidR="00165359" w:rsidRDefault="00165359">
      <w:pPr>
        <w:jc w:val="center"/>
        <w:rPr>
          <w:rFonts w:ascii="Arial" w:hAnsi="Arial" w:cs="Arial"/>
        </w:rPr>
      </w:pPr>
    </w:p>
    <w:p w:rsidR="00165359" w:rsidDel="00DA018A" w:rsidRDefault="00165359" w:rsidP="00DA018A">
      <w:pPr>
        <w:rPr>
          <w:del w:id="2" w:author="Administrator" w:date="2018-08-10T09:58:00Z"/>
          <w:rFonts w:ascii="Arial" w:hAnsi="Arial" w:cs="Arial"/>
        </w:rPr>
      </w:pPr>
    </w:p>
    <w:p w:rsidR="00165359" w:rsidDel="00DA018A" w:rsidRDefault="00DA018A" w:rsidP="00DA018A">
      <w:pPr>
        <w:rPr>
          <w:del w:id="3" w:author="Administrator" w:date="2018-08-10T09:58:00Z"/>
          <w:rFonts w:ascii="Arial" w:eastAsia="黑体" w:hAnsi="Arial" w:cs="Arial"/>
          <w:b/>
          <w:bCs/>
          <w:sz w:val="52"/>
          <w:szCs w:val="52"/>
        </w:rPr>
      </w:pP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t xml:space="preserve"> </w:t>
      </w:r>
      <w:r>
        <w:rPr>
          <w:rFonts w:ascii="Arial" w:eastAsia="黑体" w:hAnsi="Arial" w:cs="Arial" w:hint="eastAsia"/>
          <w:b/>
          <w:bCs/>
          <w:sz w:val="52"/>
          <w:szCs w:val="52"/>
        </w:rPr>
        <w:t>创展世贸</w:t>
      </w:r>
    </w:p>
    <w:p w:rsidR="00165359" w:rsidDel="00DA018A" w:rsidRDefault="00DA018A">
      <w:pPr>
        <w:jc w:val="center"/>
        <w:rPr>
          <w:del w:id="4" w:author="Administrator" w:date="2018-08-10T09:58:00Z"/>
          <w:rFonts w:ascii="Arial" w:eastAsia="黑体" w:hAnsi="Arial" w:cs="Arial"/>
          <w:b/>
          <w:bCs/>
          <w:sz w:val="52"/>
          <w:szCs w:val="52"/>
        </w:rPr>
      </w:pPr>
      <w:r>
        <w:rPr>
          <w:rFonts w:ascii="Arial" w:eastAsia="黑体" w:hAnsi="Arial" w:cs="Arial" w:hint="eastAsia"/>
          <w:b/>
          <w:bCs/>
          <w:sz w:val="52"/>
          <w:szCs w:val="52"/>
        </w:rPr>
        <w:t>B</w:t>
      </w:r>
      <w:r>
        <w:rPr>
          <w:rFonts w:ascii="Arial" w:eastAsia="黑体" w:hAnsi="Arial" w:cs="Arial"/>
          <w:b/>
          <w:bCs/>
          <w:sz w:val="52"/>
          <w:szCs w:val="52"/>
        </w:rPr>
        <w:t>2B</w:t>
      </w:r>
      <w:r>
        <w:rPr>
          <w:rFonts w:ascii="Arial" w:eastAsia="黑体" w:hAnsi="Arial" w:cs="Arial" w:hint="eastAsia"/>
          <w:b/>
          <w:bCs/>
          <w:sz w:val="52"/>
          <w:szCs w:val="52"/>
        </w:rPr>
        <w:t>电商生态管理平台</w:t>
      </w:r>
    </w:p>
    <w:p w:rsidR="00165359" w:rsidRDefault="00D30D7C">
      <w:pPr>
        <w:jc w:val="center"/>
        <w:rPr>
          <w:rFonts w:ascii="Arial" w:eastAsia="黑体" w:hAnsi="Arial" w:cs="Arial"/>
          <w:b/>
          <w:bCs/>
          <w:sz w:val="52"/>
          <w:szCs w:val="52"/>
        </w:rPr>
      </w:pPr>
      <w:r>
        <w:rPr>
          <w:rFonts w:ascii="Arial" w:eastAsia="黑体" w:hAnsi="Arial" w:cs="Arial"/>
          <w:b/>
          <w:bCs/>
          <w:sz w:val="52"/>
          <w:szCs w:val="52"/>
        </w:rPr>
        <w:t>需求说明书</w:t>
      </w: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rPr>
      </w:pPr>
    </w:p>
    <w:tbl>
      <w:tblPr>
        <w:tblpPr w:leftFromText="180" w:rightFromText="180" w:vertAnchor="text" w:horzAnchor="page" w:tblpXSpec="center" w:tblpY="16"/>
        <w:tblOverlap w:val="neve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5476"/>
      </w:tblGrid>
      <w:tr w:rsidR="00165359">
        <w:trPr>
          <w:cantSplit/>
          <w:trHeight w:val="319"/>
        </w:trPr>
        <w:tc>
          <w:tcPr>
            <w:tcW w:w="1526" w:type="dxa"/>
            <w:vMerge w:val="restart"/>
            <w:shd w:val="clear" w:color="auto" w:fill="auto"/>
          </w:tcPr>
          <w:p w:rsidR="00165359" w:rsidRDefault="00D30D7C">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Pr>
                <w:rFonts w:ascii="微软雅黑 Light" w:eastAsia="微软雅黑 Light" w:hAnsi="微软雅黑 Light" w:cs="Arial"/>
                <w:sz w:val="18"/>
                <w:szCs w:val="18"/>
              </w:rPr>
              <w:t xml:space="preserve"> ：</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sidR="00F8391C">
              <w:rPr>
                <w:rFonts w:ascii="微软雅黑 Light" w:eastAsia="微软雅黑 Light" w:hAnsi="微软雅黑 Light" w:cs="Arial"/>
                <w:sz w:val="18"/>
                <w:szCs w:val="18"/>
              </w:rPr>
              <w:t xml:space="preserve"> </w:t>
            </w:r>
            <w:r w:rsidR="00BB04C4">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修改中</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需求文档</w:t>
            </w:r>
          </w:p>
        </w:tc>
      </w:tr>
      <w:tr w:rsidR="00165359">
        <w:trPr>
          <w:cantSplit/>
          <w:trHeight w:val="319"/>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Pr>
                <w:rFonts w:ascii="微软雅黑 Light" w:eastAsia="微软雅黑 Light" w:hAnsi="微软雅黑 Light" w:cs="Arial"/>
                <w:sz w:val="18"/>
                <w:szCs w:val="18"/>
              </w:rPr>
              <w:t>：</w:t>
            </w:r>
          </w:p>
        </w:tc>
        <w:tc>
          <w:tcPr>
            <w:tcW w:w="5476" w:type="dxa"/>
          </w:tcPr>
          <w:p w:rsidR="00165359" w:rsidRDefault="00C526BE">
            <w:pPr>
              <w:rPr>
                <w:rFonts w:ascii="微软雅黑 Light" w:eastAsia="微软雅黑 Light" w:hAnsi="微软雅黑 Light" w:cs="Arial"/>
                <w:sz w:val="18"/>
                <w:szCs w:val="18"/>
              </w:rPr>
            </w:pPr>
            <w:r>
              <w:rPr>
                <w:rFonts w:ascii="微软雅黑 Light" w:eastAsia="微软雅黑 Light" w:hAnsi="微软雅黑 Light" w:cs="Arial"/>
                <w:sz w:val="18"/>
                <w:szCs w:val="18"/>
              </w:rPr>
              <w:t>V1</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刘平</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w:eastAsia="微软雅黑" w:hAnsi="微软雅黑" w:cs="Arial"/>
                <w:sz w:val="18"/>
                <w:szCs w:val="18"/>
              </w:rPr>
            </w:pPr>
            <w:r>
              <w:rPr>
                <w:rFonts w:ascii="微软雅黑 Light" w:eastAsia="微软雅黑 Light" w:hAnsi="微软雅黑 Light" w:cs="LucidaGrande"/>
                <w:kern w:val="0"/>
                <w:sz w:val="18"/>
                <w:szCs w:val="18"/>
              </w:rPr>
              <w:t>日期：</w:t>
            </w:r>
          </w:p>
        </w:tc>
        <w:tc>
          <w:tcPr>
            <w:tcW w:w="5476" w:type="dxa"/>
          </w:tcPr>
          <w:p w:rsidR="00165359" w:rsidRDefault="00CA5E4A">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2018年8月10日</w:t>
            </w:r>
          </w:p>
        </w:tc>
      </w:tr>
    </w:tbl>
    <w:p w:rsidR="00165359" w:rsidRDefault="00165359">
      <w:pPr>
        <w:jc w:val="center"/>
        <w:rPr>
          <w:rFonts w:ascii="Arial" w:hAnsi="Arial" w:cs="Arial"/>
          <w:b/>
          <w:bCs/>
          <w:sz w:val="30"/>
        </w:rPr>
      </w:pPr>
    </w:p>
    <w:p w:rsidR="00165359" w:rsidRDefault="00D30D7C">
      <w:pPr>
        <w:rPr>
          <w:rFonts w:ascii="Arial" w:eastAsia="隶书" w:hAnsi="Arial" w:cs="Arial"/>
          <w:b/>
          <w:bCs/>
          <w:sz w:val="30"/>
        </w:rPr>
      </w:pPr>
      <w:r>
        <w:rPr>
          <w:rFonts w:ascii="Arial" w:eastAsia="隶书" w:hAnsi="Arial" w:cs="Arial"/>
          <w:b/>
          <w:bCs/>
          <w:sz w:val="30"/>
        </w:rPr>
        <w:br w:type="page"/>
      </w:r>
      <w:bookmarkEnd w:id="0"/>
      <w:bookmarkEnd w:id="1"/>
      <w:r>
        <w:rPr>
          <w:rFonts w:ascii="Arial" w:hAnsi="Arial" w:cs="Arial"/>
          <w:b/>
          <w:bCs/>
          <w:sz w:val="28"/>
        </w:rPr>
        <w:lastRenderedPageBreak/>
        <w:t>修订记录：</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1440"/>
        <w:gridCol w:w="5220"/>
      </w:tblGrid>
      <w:tr w:rsidR="00165359">
        <w:trPr>
          <w:trHeight w:val="496"/>
        </w:trPr>
        <w:tc>
          <w:tcPr>
            <w:tcW w:w="1188" w:type="dxa"/>
            <w:shd w:val="clear" w:color="auto" w:fill="C0C0C0"/>
            <w:vAlign w:val="center"/>
          </w:tcPr>
          <w:p w:rsidR="00165359" w:rsidRDefault="00D30D7C">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修订人</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修订日期</w:t>
            </w:r>
          </w:p>
        </w:tc>
        <w:tc>
          <w:tcPr>
            <w:tcW w:w="5220" w:type="dxa"/>
            <w:shd w:val="clear" w:color="auto" w:fill="C0C0C0"/>
            <w:vAlign w:val="center"/>
          </w:tcPr>
          <w:p w:rsidR="00165359" w:rsidRDefault="00D30D7C">
            <w:pPr>
              <w:jc w:val="center"/>
              <w:rPr>
                <w:rFonts w:ascii="Arial" w:hAnsi="Arial" w:cs="Arial"/>
                <w:b/>
                <w:bCs/>
              </w:rPr>
            </w:pPr>
            <w:r>
              <w:rPr>
                <w:rFonts w:ascii="Arial" w:hAnsi="Arial" w:cs="Arial"/>
                <w:b/>
                <w:bCs/>
              </w:rPr>
              <w:t>修订描述</w:t>
            </w: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9B77D6" w:rsidRDefault="009B77D6" w:rsidP="009B77D6">
            <w:pPr>
              <w:jc w:val="center"/>
              <w:rPr>
                <w:rFonts w:ascii="Arial" w:hAnsi="Arial" w:cs="Arial"/>
              </w:rPr>
            </w:pPr>
          </w:p>
        </w:tc>
        <w:tc>
          <w:tcPr>
            <w:tcW w:w="1440" w:type="dxa"/>
            <w:vAlign w:val="center"/>
          </w:tcPr>
          <w:p w:rsidR="00165359" w:rsidRDefault="00165359">
            <w:pPr>
              <w:pStyle w:val="10"/>
              <w:spacing w:before="0" w:after="0"/>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bl>
    <w:p w:rsidR="00165359" w:rsidRDefault="00165359">
      <w:pPr>
        <w:rPr>
          <w:rFonts w:ascii="Arial" w:hAnsi="Arial" w:cs="Arial"/>
        </w:rPr>
      </w:pPr>
    </w:p>
    <w:p w:rsidR="00165359" w:rsidRDefault="00D30D7C">
      <w:pPr>
        <w:jc w:val="center"/>
        <w:rPr>
          <w:rFonts w:ascii="Arial" w:hAnsi="Arial" w:cs="Arial"/>
          <w:b/>
        </w:rPr>
      </w:pPr>
      <w:r>
        <w:rPr>
          <w:rFonts w:ascii="Arial" w:hAnsi="Arial" w:cs="Arial"/>
          <w:b/>
        </w:rPr>
        <w:br w:type="page"/>
      </w:r>
      <w:r>
        <w:rPr>
          <w:rFonts w:ascii="Arial" w:hAnsi="Arial" w:cs="Arial"/>
          <w:b/>
          <w:sz w:val="28"/>
        </w:rPr>
        <w:lastRenderedPageBreak/>
        <w:t>目</w:t>
      </w:r>
      <w:r>
        <w:rPr>
          <w:rFonts w:ascii="Arial" w:hAnsi="Arial" w:cs="Arial"/>
          <w:b/>
          <w:sz w:val="28"/>
        </w:rPr>
        <w:t xml:space="preserve"> </w:t>
      </w:r>
      <w:r>
        <w:rPr>
          <w:rFonts w:ascii="Arial" w:hAnsi="Arial" w:cs="Arial"/>
          <w:b/>
          <w:sz w:val="28"/>
        </w:rPr>
        <w:t>录</w:t>
      </w:r>
    </w:p>
    <w:bookmarkStart w:id="5" w:name="_Toc420374779"/>
    <w:bookmarkStart w:id="6" w:name="_Toc421432891"/>
    <w:bookmarkStart w:id="7" w:name="_Toc421943176"/>
    <w:bookmarkStart w:id="8" w:name="_Toc424723353"/>
    <w:p w:rsidR="004E2D68" w:rsidRDefault="00F24AF7">
      <w:pPr>
        <w:pStyle w:val="10"/>
        <w:tabs>
          <w:tab w:val="left" w:pos="420"/>
          <w:tab w:val="right" w:leader="dot" w:pos="9350"/>
        </w:tabs>
        <w:rPr>
          <w:rFonts w:asciiTheme="minorHAnsi" w:eastAsiaTheme="minorEastAsia" w:hAnsiTheme="minorHAnsi" w:cstheme="minorBidi"/>
          <w:b w:val="0"/>
          <w:bCs w:val="0"/>
          <w:caps w:val="0"/>
          <w:noProof/>
          <w:sz w:val="21"/>
          <w:szCs w:val="22"/>
        </w:rPr>
      </w:pPr>
      <w:r>
        <w:rPr>
          <w:rFonts w:ascii="宋体" w:hAnsi="宋体" w:cs="Arial"/>
          <w:bCs w:val="0"/>
          <w:caps w:val="0"/>
          <w:sz w:val="21"/>
          <w:szCs w:val="21"/>
        </w:rPr>
        <w:fldChar w:fldCharType="begin"/>
      </w:r>
      <w:r w:rsidR="00D30D7C">
        <w:rPr>
          <w:rFonts w:ascii="宋体" w:hAnsi="宋体" w:cs="Arial"/>
          <w:bCs w:val="0"/>
          <w:caps w:val="0"/>
          <w:sz w:val="21"/>
          <w:szCs w:val="21"/>
        </w:rPr>
        <w:instrText xml:space="preserve"> TOC \o "1-3" \h \z \u </w:instrText>
      </w:r>
      <w:r>
        <w:rPr>
          <w:rFonts w:ascii="宋体" w:hAnsi="宋体" w:cs="Arial"/>
          <w:bCs w:val="0"/>
          <w:caps w:val="0"/>
          <w:sz w:val="21"/>
          <w:szCs w:val="21"/>
        </w:rPr>
        <w:fldChar w:fldCharType="separate"/>
      </w:r>
      <w:hyperlink w:anchor="_Toc522175878" w:history="1">
        <w:r w:rsidR="004E2D68" w:rsidRPr="00D85BAF">
          <w:rPr>
            <w:rStyle w:val="ad"/>
            <w:noProof/>
          </w:rPr>
          <w:t>1.</w:t>
        </w:r>
        <w:r w:rsidR="004E2D68">
          <w:rPr>
            <w:rFonts w:asciiTheme="minorHAnsi" w:eastAsiaTheme="minorEastAsia" w:hAnsiTheme="minorHAnsi" w:cstheme="minorBidi"/>
            <w:b w:val="0"/>
            <w:bCs w:val="0"/>
            <w:caps w:val="0"/>
            <w:noProof/>
            <w:sz w:val="21"/>
            <w:szCs w:val="22"/>
          </w:rPr>
          <w:tab/>
        </w:r>
        <w:r w:rsidR="004E2D68" w:rsidRPr="00D85BAF">
          <w:rPr>
            <w:rStyle w:val="ad"/>
            <w:noProof/>
          </w:rPr>
          <w:t>简介</w:t>
        </w:r>
        <w:r w:rsidR="004E2D68">
          <w:rPr>
            <w:noProof/>
            <w:webHidden/>
          </w:rPr>
          <w:tab/>
        </w:r>
        <w:r w:rsidR="004E2D68">
          <w:rPr>
            <w:noProof/>
            <w:webHidden/>
          </w:rPr>
          <w:fldChar w:fldCharType="begin"/>
        </w:r>
        <w:r w:rsidR="004E2D68">
          <w:rPr>
            <w:noProof/>
            <w:webHidden/>
          </w:rPr>
          <w:instrText xml:space="preserve"> PAGEREF _Toc522175878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79" w:history="1">
        <w:r w:rsidR="004E2D68" w:rsidRPr="00D85BAF">
          <w:rPr>
            <w:rStyle w:val="ad"/>
            <w:noProof/>
          </w:rPr>
          <w:t>1.1.</w:t>
        </w:r>
        <w:r w:rsidR="004E2D68">
          <w:rPr>
            <w:rFonts w:asciiTheme="minorHAnsi" w:eastAsiaTheme="minorEastAsia" w:hAnsiTheme="minorHAnsi" w:cstheme="minorBidi"/>
            <w:smallCaps w:val="0"/>
            <w:noProof/>
            <w:sz w:val="21"/>
            <w:szCs w:val="22"/>
          </w:rPr>
          <w:tab/>
        </w:r>
        <w:r w:rsidR="004E2D68" w:rsidRPr="00D85BAF">
          <w:rPr>
            <w:rStyle w:val="ad"/>
            <w:noProof/>
          </w:rPr>
          <w:t>目的</w:t>
        </w:r>
        <w:r w:rsidR="004E2D68">
          <w:rPr>
            <w:noProof/>
            <w:webHidden/>
          </w:rPr>
          <w:tab/>
        </w:r>
        <w:r w:rsidR="004E2D68">
          <w:rPr>
            <w:noProof/>
            <w:webHidden/>
          </w:rPr>
          <w:fldChar w:fldCharType="begin"/>
        </w:r>
        <w:r w:rsidR="004E2D68">
          <w:rPr>
            <w:noProof/>
            <w:webHidden/>
          </w:rPr>
          <w:instrText xml:space="preserve"> PAGEREF _Toc522175879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0" w:history="1">
        <w:r w:rsidR="004E2D68" w:rsidRPr="00D85BAF">
          <w:rPr>
            <w:rStyle w:val="ad"/>
            <w:noProof/>
          </w:rPr>
          <w:t>1.2.</w:t>
        </w:r>
        <w:r w:rsidR="004E2D68">
          <w:rPr>
            <w:rFonts w:asciiTheme="minorHAnsi" w:eastAsiaTheme="minorEastAsia" w:hAnsiTheme="minorHAnsi" w:cstheme="minorBidi"/>
            <w:smallCaps w:val="0"/>
            <w:noProof/>
            <w:sz w:val="21"/>
            <w:szCs w:val="22"/>
          </w:rPr>
          <w:tab/>
        </w:r>
        <w:r w:rsidR="004E2D68" w:rsidRPr="00D85BAF">
          <w:rPr>
            <w:rStyle w:val="ad"/>
            <w:noProof/>
          </w:rPr>
          <w:t>范围</w:t>
        </w:r>
        <w:r w:rsidR="004E2D68">
          <w:rPr>
            <w:noProof/>
            <w:webHidden/>
          </w:rPr>
          <w:tab/>
        </w:r>
        <w:r w:rsidR="004E2D68">
          <w:rPr>
            <w:noProof/>
            <w:webHidden/>
          </w:rPr>
          <w:fldChar w:fldCharType="begin"/>
        </w:r>
        <w:r w:rsidR="004E2D68">
          <w:rPr>
            <w:noProof/>
            <w:webHidden/>
          </w:rPr>
          <w:instrText xml:space="preserve"> PAGEREF _Toc522175880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1" w:history="1">
        <w:r w:rsidR="004E2D68" w:rsidRPr="00D85BAF">
          <w:rPr>
            <w:rStyle w:val="ad"/>
            <w:noProof/>
          </w:rPr>
          <w:t>1.3.</w:t>
        </w:r>
        <w:r w:rsidR="004E2D68">
          <w:rPr>
            <w:rFonts w:asciiTheme="minorHAnsi" w:eastAsiaTheme="minorEastAsia" w:hAnsiTheme="minorHAnsi" w:cstheme="minorBidi"/>
            <w:smallCaps w:val="0"/>
            <w:noProof/>
            <w:sz w:val="21"/>
            <w:szCs w:val="22"/>
          </w:rPr>
          <w:tab/>
        </w:r>
        <w:r w:rsidR="004E2D68" w:rsidRPr="00D85BAF">
          <w:rPr>
            <w:rStyle w:val="ad"/>
            <w:noProof/>
          </w:rPr>
          <w:t>读者对象</w:t>
        </w:r>
        <w:r w:rsidR="004E2D68">
          <w:rPr>
            <w:noProof/>
            <w:webHidden/>
          </w:rPr>
          <w:tab/>
        </w:r>
        <w:r w:rsidR="004E2D68">
          <w:rPr>
            <w:noProof/>
            <w:webHidden/>
          </w:rPr>
          <w:fldChar w:fldCharType="begin"/>
        </w:r>
        <w:r w:rsidR="004E2D68">
          <w:rPr>
            <w:noProof/>
            <w:webHidden/>
          </w:rPr>
          <w:instrText xml:space="preserve"> PAGEREF _Toc522175881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2" w:history="1">
        <w:r w:rsidR="004E2D68" w:rsidRPr="00D85BAF">
          <w:rPr>
            <w:rStyle w:val="ad"/>
            <w:noProof/>
          </w:rPr>
          <w:t>1.4.</w:t>
        </w:r>
        <w:r w:rsidR="004E2D68">
          <w:rPr>
            <w:rFonts w:asciiTheme="minorHAnsi" w:eastAsiaTheme="minorEastAsia" w:hAnsiTheme="minorHAnsi" w:cstheme="minorBidi"/>
            <w:smallCaps w:val="0"/>
            <w:noProof/>
            <w:sz w:val="21"/>
            <w:szCs w:val="22"/>
          </w:rPr>
          <w:tab/>
        </w:r>
        <w:r w:rsidR="004E2D68" w:rsidRPr="00D85BAF">
          <w:rPr>
            <w:rStyle w:val="ad"/>
            <w:noProof/>
          </w:rPr>
          <w:t>图例及约定</w:t>
        </w:r>
        <w:r w:rsidR="004E2D68">
          <w:rPr>
            <w:noProof/>
            <w:webHidden/>
          </w:rPr>
          <w:tab/>
        </w:r>
        <w:r w:rsidR="004E2D68">
          <w:rPr>
            <w:noProof/>
            <w:webHidden/>
          </w:rPr>
          <w:fldChar w:fldCharType="begin"/>
        </w:r>
        <w:r w:rsidR="004E2D68">
          <w:rPr>
            <w:noProof/>
            <w:webHidden/>
          </w:rPr>
          <w:instrText xml:space="preserve"> PAGEREF _Toc522175882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E35B2">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3" w:history="1">
        <w:r w:rsidR="004E2D68" w:rsidRPr="00D85BAF">
          <w:rPr>
            <w:rStyle w:val="ad"/>
            <w:rFonts w:ascii="Arial" w:hAnsi="Arial" w:cs="Arial"/>
            <w:noProof/>
          </w:rPr>
          <w:t>2.</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用户角色描述</w:t>
        </w:r>
        <w:r w:rsidR="004E2D68">
          <w:rPr>
            <w:noProof/>
            <w:webHidden/>
          </w:rPr>
          <w:tab/>
        </w:r>
        <w:r w:rsidR="004E2D68">
          <w:rPr>
            <w:noProof/>
            <w:webHidden/>
          </w:rPr>
          <w:fldChar w:fldCharType="begin"/>
        </w:r>
        <w:r w:rsidR="004E2D68">
          <w:rPr>
            <w:noProof/>
            <w:webHidden/>
          </w:rPr>
          <w:instrText xml:space="preserve"> PAGEREF _Toc522175883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4" w:history="1">
        <w:r w:rsidR="004E2D68" w:rsidRPr="00D85BAF">
          <w:rPr>
            <w:rStyle w:val="ad"/>
            <w:noProof/>
          </w:rPr>
          <w:t>2.1.</w:t>
        </w:r>
        <w:r w:rsidR="004E2D68">
          <w:rPr>
            <w:rFonts w:asciiTheme="minorHAnsi" w:eastAsiaTheme="minorEastAsia" w:hAnsiTheme="minorHAnsi" w:cstheme="minorBidi"/>
            <w:smallCaps w:val="0"/>
            <w:noProof/>
            <w:sz w:val="21"/>
            <w:szCs w:val="22"/>
          </w:rPr>
          <w:tab/>
        </w:r>
        <w:r w:rsidR="004E2D68" w:rsidRPr="00D85BAF">
          <w:rPr>
            <w:rStyle w:val="ad"/>
            <w:noProof/>
          </w:rPr>
          <w:t>角色定义</w:t>
        </w:r>
        <w:r w:rsidR="004E2D68">
          <w:rPr>
            <w:noProof/>
            <w:webHidden/>
          </w:rPr>
          <w:tab/>
        </w:r>
        <w:r w:rsidR="004E2D68">
          <w:rPr>
            <w:noProof/>
            <w:webHidden/>
          </w:rPr>
          <w:fldChar w:fldCharType="begin"/>
        </w:r>
        <w:r w:rsidR="004E2D68">
          <w:rPr>
            <w:noProof/>
            <w:webHidden/>
          </w:rPr>
          <w:instrText xml:space="preserve"> PAGEREF _Toc522175884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5" w:history="1">
        <w:r w:rsidR="004E2D68" w:rsidRPr="00D85BAF">
          <w:rPr>
            <w:rStyle w:val="ad"/>
            <w:noProof/>
          </w:rPr>
          <w:t>2.2.</w:t>
        </w:r>
        <w:r w:rsidR="004E2D68">
          <w:rPr>
            <w:rFonts w:asciiTheme="minorHAnsi" w:eastAsiaTheme="minorEastAsia" w:hAnsiTheme="minorHAnsi" w:cstheme="minorBidi"/>
            <w:smallCaps w:val="0"/>
            <w:noProof/>
            <w:sz w:val="21"/>
            <w:szCs w:val="22"/>
          </w:rPr>
          <w:tab/>
        </w:r>
        <w:r w:rsidR="004E2D68" w:rsidRPr="00D85BAF">
          <w:rPr>
            <w:rStyle w:val="ad"/>
            <w:noProof/>
          </w:rPr>
          <w:t>角色权限</w:t>
        </w:r>
        <w:r w:rsidR="004E2D68">
          <w:rPr>
            <w:noProof/>
            <w:webHidden/>
          </w:rPr>
          <w:tab/>
        </w:r>
        <w:r w:rsidR="004E2D68">
          <w:rPr>
            <w:noProof/>
            <w:webHidden/>
          </w:rPr>
          <w:fldChar w:fldCharType="begin"/>
        </w:r>
        <w:r w:rsidR="004E2D68">
          <w:rPr>
            <w:noProof/>
            <w:webHidden/>
          </w:rPr>
          <w:instrText xml:space="preserve"> PAGEREF _Toc522175885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1E35B2">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6" w:history="1">
        <w:r w:rsidR="004E2D68" w:rsidRPr="00D85BAF">
          <w:rPr>
            <w:rStyle w:val="ad"/>
            <w:rFonts w:ascii="Arial" w:hAnsi="Arial" w:cs="Arial"/>
            <w:noProof/>
          </w:rPr>
          <w:t>3.</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系统概述</w:t>
        </w:r>
        <w:r w:rsidR="004E2D68">
          <w:rPr>
            <w:noProof/>
            <w:webHidden/>
          </w:rPr>
          <w:tab/>
        </w:r>
        <w:r w:rsidR="004E2D68">
          <w:rPr>
            <w:noProof/>
            <w:webHidden/>
          </w:rPr>
          <w:fldChar w:fldCharType="begin"/>
        </w:r>
        <w:r w:rsidR="004E2D68">
          <w:rPr>
            <w:noProof/>
            <w:webHidden/>
          </w:rPr>
          <w:instrText xml:space="preserve"> PAGEREF _Toc522175886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7" w:history="1">
        <w:r w:rsidR="004E2D68" w:rsidRPr="00D85BAF">
          <w:rPr>
            <w:rStyle w:val="ad"/>
            <w:noProof/>
          </w:rPr>
          <w:t>3.1.</w:t>
        </w:r>
        <w:r w:rsidR="004E2D68">
          <w:rPr>
            <w:rFonts w:asciiTheme="minorHAnsi" w:eastAsiaTheme="minorEastAsia" w:hAnsiTheme="minorHAnsi" w:cstheme="minorBidi"/>
            <w:smallCaps w:val="0"/>
            <w:noProof/>
            <w:sz w:val="21"/>
            <w:szCs w:val="22"/>
          </w:rPr>
          <w:tab/>
        </w:r>
        <w:r w:rsidR="004E2D68" w:rsidRPr="00D85BAF">
          <w:rPr>
            <w:rStyle w:val="ad"/>
            <w:noProof/>
          </w:rPr>
          <w:t>目标</w:t>
        </w:r>
        <w:r w:rsidR="004E2D68">
          <w:rPr>
            <w:noProof/>
            <w:webHidden/>
          </w:rPr>
          <w:tab/>
        </w:r>
        <w:r w:rsidR="004E2D68">
          <w:rPr>
            <w:noProof/>
            <w:webHidden/>
          </w:rPr>
          <w:fldChar w:fldCharType="begin"/>
        </w:r>
        <w:r w:rsidR="004E2D68">
          <w:rPr>
            <w:noProof/>
            <w:webHidden/>
          </w:rPr>
          <w:instrText xml:space="preserve"> PAGEREF _Toc522175887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8" w:history="1">
        <w:r w:rsidR="004E2D68" w:rsidRPr="00D85BAF">
          <w:rPr>
            <w:rStyle w:val="ad"/>
            <w:noProof/>
          </w:rPr>
          <w:t>3.2.</w:t>
        </w:r>
        <w:r w:rsidR="004E2D68">
          <w:rPr>
            <w:rFonts w:asciiTheme="minorHAnsi" w:eastAsiaTheme="minorEastAsia" w:hAnsiTheme="minorHAnsi" w:cstheme="minorBidi"/>
            <w:smallCaps w:val="0"/>
            <w:noProof/>
            <w:sz w:val="21"/>
            <w:szCs w:val="22"/>
          </w:rPr>
          <w:tab/>
        </w:r>
        <w:r w:rsidR="004E2D68" w:rsidRPr="00D85BAF">
          <w:rPr>
            <w:rStyle w:val="ad"/>
            <w:noProof/>
          </w:rPr>
          <w:t>总体业务流程</w:t>
        </w:r>
        <w:r w:rsidR="004E2D68">
          <w:rPr>
            <w:noProof/>
            <w:webHidden/>
          </w:rPr>
          <w:tab/>
        </w:r>
        <w:r w:rsidR="004E2D68">
          <w:rPr>
            <w:noProof/>
            <w:webHidden/>
          </w:rPr>
          <w:fldChar w:fldCharType="begin"/>
        </w:r>
        <w:r w:rsidR="004E2D68">
          <w:rPr>
            <w:noProof/>
            <w:webHidden/>
          </w:rPr>
          <w:instrText xml:space="preserve"> PAGEREF _Toc522175888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9" w:history="1">
        <w:r w:rsidR="004E2D68" w:rsidRPr="00D85BAF">
          <w:rPr>
            <w:rStyle w:val="ad"/>
            <w:noProof/>
          </w:rPr>
          <w:t>3.3.</w:t>
        </w:r>
        <w:r w:rsidR="004E2D68">
          <w:rPr>
            <w:rFonts w:asciiTheme="minorHAnsi" w:eastAsiaTheme="minorEastAsia" w:hAnsiTheme="minorHAnsi" w:cstheme="minorBidi"/>
            <w:smallCaps w:val="0"/>
            <w:noProof/>
            <w:sz w:val="21"/>
            <w:szCs w:val="22"/>
          </w:rPr>
          <w:tab/>
        </w:r>
        <w:r w:rsidR="004E2D68" w:rsidRPr="00D85BAF">
          <w:rPr>
            <w:rStyle w:val="ad"/>
            <w:noProof/>
          </w:rPr>
          <w:t>功能列表</w:t>
        </w:r>
        <w:r w:rsidR="004E2D68">
          <w:rPr>
            <w:noProof/>
            <w:webHidden/>
          </w:rPr>
          <w:tab/>
        </w:r>
        <w:r w:rsidR="004E2D68">
          <w:rPr>
            <w:noProof/>
            <w:webHidden/>
          </w:rPr>
          <w:fldChar w:fldCharType="begin"/>
        </w:r>
        <w:r w:rsidR="004E2D68">
          <w:rPr>
            <w:noProof/>
            <w:webHidden/>
          </w:rPr>
          <w:instrText xml:space="preserve"> PAGEREF _Toc522175889 \h </w:instrText>
        </w:r>
        <w:r w:rsidR="004E2D68">
          <w:rPr>
            <w:noProof/>
            <w:webHidden/>
          </w:rPr>
        </w:r>
        <w:r w:rsidR="004E2D68">
          <w:rPr>
            <w:noProof/>
            <w:webHidden/>
          </w:rPr>
          <w:fldChar w:fldCharType="separate"/>
        </w:r>
        <w:r w:rsidR="004E2D68">
          <w:rPr>
            <w:noProof/>
            <w:webHidden/>
          </w:rPr>
          <w:t>7</w:t>
        </w:r>
        <w:r w:rsidR="004E2D68">
          <w:rPr>
            <w:noProof/>
            <w:webHidden/>
          </w:rPr>
          <w:fldChar w:fldCharType="end"/>
        </w:r>
      </w:hyperlink>
    </w:p>
    <w:p w:rsidR="004E2D68" w:rsidRDefault="001E35B2">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90" w:history="1">
        <w:r w:rsidR="004E2D68" w:rsidRPr="00D85BAF">
          <w:rPr>
            <w:rStyle w:val="ad"/>
            <w:rFonts w:ascii="Arial" w:hAnsi="Arial" w:cs="Arial"/>
            <w:noProof/>
          </w:rPr>
          <w:t>4.</w:t>
        </w:r>
        <w:r w:rsidR="004E2D68">
          <w:rPr>
            <w:rFonts w:asciiTheme="minorHAnsi" w:eastAsiaTheme="minorEastAsia" w:hAnsiTheme="minorHAnsi" w:cstheme="minorBidi"/>
            <w:b w:val="0"/>
            <w:bCs w:val="0"/>
            <w:caps w:val="0"/>
            <w:noProof/>
            <w:sz w:val="21"/>
            <w:szCs w:val="22"/>
          </w:rPr>
          <w:tab/>
        </w:r>
        <w:r w:rsidR="004E2D68" w:rsidRPr="00D85BAF">
          <w:rPr>
            <w:rStyle w:val="ad"/>
            <w:rFonts w:ascii="Arial" w:hAnsi="Arial" w:cs="Arial"/>
            <w:noProof/>
          </w:rPr>
          <w:t>系统功能需求</w:t>
        </w:r>
        <w:r w:rsidR="004E2D68">
          <w:rPr>
            <w:noProof/>
            <w:webHidden/>
          </w:rPr>
          <w:tab/>
        </w:r>
        <w:r w:rsidR="004E2D68">
          <w:rPr>
            <w:noProof/>
            <w:webHidden/>
          </w:rPr>
          <w:fldChar w:fldCharType="begin"/>
        </w:r>
        <w:r w:rsidR="004E2D68">
          <w:rPr>
            <w:noProof/>
            <w:webHidden/>
          </w:rPr>
          <w:instrText xml:space="preserve"> PAGEREF _Toc522175890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1" w:history="1">
        <w:r w:rsidR="004E2D68" w:rsidRPr="00D85BAF">
          <w:rPr>
            <w:rStyle w:val="ad"/>
            <w:noProof/>
          </w:rPr>
          <w:t>4.1.</w:t>
        </w:r>
        <w:r w:rsidR="004E2D68">
          <w:rPr>
            <w:rFonts w:asciiTheme="minorHAnsi" w:eastAsiaTheme="minorEastAsia" w:hAnsiTheme="minorHAnsi" w:cstheme="minorBidi"/>
            <w:smallCaps w:val="0"/>
            <w:noProof/>
            <w:sz w:val="21"/>
            <w:szCs w:val="22"/>
          </w:rPr>
          <w:tab/>
        </w:r>
        <w:r w:rsidR="004E2D68" w:rsidRPr="00D85BAF">
          <w:rPr>
            <w:rStyle w:val="ad"/>
            <w:noProof/>
          </w:rPr>
          <w:t>买家管理</w:t>
        </w:r>
        <w:r w:rsidR="004E2D68">
          <w:rPr>
            <w:noProof/>
            <w:webHidden/>
          </w:rPr>
          <w:tab/>
        </w:r>
        <w:r w:rsidR="004E2D68">
          <w:rPr>
            <w:noProof/>
            <w:webHidden/>
          </w:rPr>
          <w:fldChar w:fldCharType="begin"/>
        </w:r>
        <w:r w:rsidR="004E2D68">
          <w:rPr>
            <w:noProof/>
            <w:webHidden/>
          </w:rPr>
          <w:instrText xml:space="preserve"> PAGEREF _Toc522175891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2" w:history="1">
        <w:r w:rsidR="004E2D68" w:rsidRPr="00D85BAF">
          <w:rPr>
            <w:rStyle w:val="ad"/>
            <w:noProof/>
          </w:rPr>
          <w:t>4.1.1.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_Toc522175892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3" w:history="1">
        <w:r w:rsidR="004E2D68" w:rsidRPr="00D85BAF">
          <w:rPr>
            <w:rStyle w:val="ad"/>
            <w:noProof/>
          </w:rPr>
          <w:t>4.1.2.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_Toc522175893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4" w:history="1">
        <w:r w:rsidR="004E2D68" w:rsidRPr="00D85BAF">
          <w:rPr>
            <w:rStyle w:val="ad"/>
            <w:noProof/>
          </w:rPr>
          <w:t>4.1.3.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_Toc522175894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5" w:history="1">
        <w:r w:rsidR="004E2D68" w:rsidRPr="00D85BAF">
          <w:rPr>
            <w:rStyle w:val="ad"/>
            <w:noProof/>
          </w:rPr>
          <w:t>4.2.</w:t>
        </w:r>
        <w:r w:rsidR="004E2D68">
          <w:rPr>
            <w:rFonts w:asciiTheme="minorHAnsi" w:eastAsiaTheme="minorEastAsia" w:hAnsiTheme="minorHAnsi" w:cstheme="minorBidi"/>
            <w:smallCaps w:val="0"/>
            <w:noProof/>
            <w:sz w:val="21"/>
            <w:szCs w:val="22"/>
          </w:rPr>
          <w:tab/>
        </w:r>
        <w:r w:rsidR="004E2D68" w:rsidRPr="00D85BAF">
          <w:rPr>
            <w:rStyle w:val="ad"/>
            <w:noProof/>
          </w:rPr>
          <w:t>商家管理</w:t>
        </w:r>
        <w:r w:rsidR="004E2D68">
          <w:rPr>
            <w:noProof/>
            <w:webHidden/>
          </w:rPr>
          <w:tab/>
        </w:r>
        <w:r w:rsidR="004E2D68">
          <w:rPr>
            <w:noProof/>
            <w:webHidden/>
          </w:rPr>
          <w:fldChar w:fldCharType="begin"/>
        </w:r>
        <w:r w:rsidR="004E2D68">
          <w:rPr>
            <w:noProof/>
            <w:webHidden/>
          </w:rPr>
          <w:instrText xml:space="preserve"> PAGEREF _Toc522175895 \h </w:instrText>
        </w:r>
        <w:r w:rsidR="004E2D68">
          <w:rPr>
            <w:noProof/>
            <w:webHidden/>
          </w:rPr>
        </w:r>
        <w:r w:rsidR="004E2D68">
          <w:rPr>
            <w:noProof/>
            <w:webHidden/>
          </w:rPr>
          <w:fldChar w:fldCharType="separate"/>
        </w:r>
        <w:r w:rsidR="004E2D68">
          <w:rPr>
            <w:noProof/>
            <w:webHidden/>
          </w:rPr>
          <w:t>30</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6" w:history="1">
        <w:r w:rsidR="004E2D68" w:rsidRPr="00D85BAF">
          <w:rPr>
            <w:rStyle w:val="ad"/>
            <w:noProof/>
          </w:rPr>
          <w:t>4.2.1.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_Toc522175896 \h </w:instrText>
        </w:r>
        <w:r w:rsidR="004E2D68">
          <w:rPr>
            <w:noProof/>
            <w:webHidden/>
          </w:rPr>
        </w:r>
        <w:r w:rsidR="004E2D68">
          <w:rPr>
            <w:noProof/>
            <w:webHidden/>
          </w:rPr>
          <w:fldChar w:fldCharType="separate"/>
        </w:r>
        <w:r w:rsidR="004E2D68">
          <w:rPr>
            <w:noProof/>
            <w:webHidden/>
          </w:rPr>
          <w:t>30</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7" w:history="1">
        <w:r w:rsidR="004E2D68" w:rsidRPr="00D85BAF">
          <w:rPr>
            <w:rStyle w:val="ad"/>
            <w:noProof/>
          </w:rPr>
          <w:t>4.2.2.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_Toc522175897 \h </w:instrText>
        </w:r>
        <w:r w:rsidR="004E2D68">
          <w:rPr>
            <w:noProof/>
            <w:webHidden/>
          </w:rPr>
        </w:r>
        <w:r w:rsidR="004E2D68">
          <w:rPr>
            <w:noProof/>
            <w:webHidden/>
          </w:rPr>
          <w:fldChar w:fldCharType="separate"/>
        </w:r>
        <w:r w:rsidR="004E2D68">
          <w:rPr>
            <w:noProof/>
            <w:webHidden/>
          </w:rPr>
          <w:t>31</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8" w:history="1">
        <w:r w:rsidR="004E2D68" w:rsidRPr="00D85BAF">
          <w:rPr>
            <w:rStyle w:val="ad"/>
            <w:noProof/>
          </w:rPr>
          <w:t>4.2.3.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_Toc522175898 \h </w:instrText>
        </w:r>
        <w:r w:rsidR="004E2D68">
          <w:rPr>
            <w:noProof/>
            <w:webHidden/>
          </w:rPr>
        </w:r>
        <w:r w:rsidR="004E2D68">
          <w:rPr>
            <w:noProof/>
            <w:webHidden/>
          </w:rPr>
          <w:fldChar w:fldCharType="separate"/>
        </w:r>
        <w:r w:rsidR="004E2D68">
          <w:rPr>
            <w:noProof/>
            <w:webHidden/>
          </w:rPr>
          <w:t>31</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9" w:history="1">
        <w:r w:rsidR="004E2D68" w:rsidRPr="00D85BAF">
          <w:rPr>
            <w:rStyle w:val="ad"/>
            <w:noProof/>
          </w:rPr>
          <w:t>4.3.</w:t>
        </w:r>
        <w:r w:rsidR="004E2D68">
          <w:rPr>
            <w:rFonts w:asciiTheme="minorHAnsi" w:eastAsiaTheme="minorEastAsia" w:hAnsiTheme="minorHAnsi" w:cstheme="minorBidi"/>
            <w:smallCaps w:val="0"/>
            <w:noProof/>
            <w:sz w:val="21"/>
            <w:szCs w:val="22"/>
          </w:rPr>
          <w:tab/>
        </w:r>
        <w:r w:rsidR="004E2D68" w:rsidRPr="00D85BAF">
          <w:rPr>
            <w:rStyle w:val="ad"/>
            <w:noProof/>
          </w:rPr>
          <w:t>后台管理</w:t>
        </w:r>
        <w:r w:rsidR="004E2D68">
          <w:rPr>
            <w:noProof/>
            <w:webHidden/>
          </w:rPr>
          <w:tab/>
        </w:r>
        <w:r w:rsidR="004E2D68">
          <w:rPr>
            <w:noProof/>
            <w:webHidden/>
          </w:rPr>
          <w:fldChar w:fldCharType="begin"/>
        </w:r>
        <w:r w:rsidR="004E2D68">
          <w:rPr>
            <w:noProof/>
            <w:webHidden/>
          </w:rPr>
          <w:instrText xml:space="preserve"> PAGEREF _Toc522175899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0" w:history="1">
        <w:r w:rsidR="004E2D68" w:rsidRPr="00D85BAF">
          <w:rPr>
            <w:rStyle w:val="ad"/>
            <w:noProof/>
          </w:rPr>
          <w:t>4.3.1.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_Toc522175900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1" w:history="1">
        <w:r w:rsidR="004E2D68" w:rsidRPr="00D85BAF">
          <w:rPr>
            <w:rStyle w:val="ad"/>
            <w:noProof/>
          </w:rPr>
          <w:t>4.3.2.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_Toc522175901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2" w:history="1">
        <w:r w:rsidR="004E2D68" w:rsidRPr="00D85BAF">
          <w:rPr>
            <w:rStyle w:val="ad"/>
            <w:noProof/>
          </w:rPr>
          <w:t>4.3.3.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_Toc522175902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3" w:history="1">
        <w:r w:rsidR="004E2D68" w:rsidRPr="00D85BAF">
          <w:rPr>
            <w:rStyle w:val="ad"/>
            <w:noProof/>
          </w:rPr>
          <w:t>4.4.</w:t>
        </w:r>
        <w:r w:rsidR="004E2D68">
          <w:rPr>
            <w:rFonts w:asciiTheme="minorHAnsi" w:eastAsiaTheme="minorEastAsia" w:hAnsiTheme="minorHAnsi" w:cstheme="minorBidi"/>
            <w:smallCaps w:val="0"/>
            <w:noProof/>
            <w:sz w:val="21"/>
            <w:szCs w:val="22"/>
          </w:rPr>
          <w:tab/>
        </w:r>
        <w:r w:rsidR="004E2D68" w:rsidRPr="00D85BAF">
          <w:rPr>
            <w:rStyle w:val="ad"/>
            <w:noProof/>
          </w:rPr>
          <w:t>主商城</w:t>
        </w:r>
        <w:r w:rsidR="004E2D68">
          <w:rPr>
            <w:noProof/>
            <w:webHidden/>
          </w:rPr>
          <w:tab/>
        </w:r>
        <w:r w:rsidR="004E2D68">
          <w:rPr>
            <w:noProof/>
            <w:webHidden/>
          </w:rPr>
          <w:fldChar w:fldCharType="begin"/>
        </w:r>
        <w:r w:rsidR="004E2D68">
          <w:rPr>
            <w:noProof/>
            <w:webHidden/>
          </w:rPr>
          <w:instrText xml:space="preserve"> PAGEREF _Toc522175903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4" w:history="1">
        <w:r w:rsidR="004E2D68" w:rsidRPr="00D85BAF">
          <w:rPr>
            <w:rStyle w:val="ad"/>
            <w:noProof/>
          </w:rPr>
          <w:t>4.4.1.</w:t>
        </w:r>
        <w:r w:rsidR="004E2D68">
          <w:rPr>
            <w:rFonts w:asciiTheme="minorHAnsi" w:eastAsiaTheme="minorEastAsia" w:hAnsiTheme="minorHAnsi" w:cstheme="minorBidi"/>
            <w:i w:val="0"/>
            <w:iCs w:val="0"/>
            <w:noProof/>
            <w:sz w:val="21"/>
            <w:szCs w:val="22"/>
          </w:rPr>
          <w:tab/>
        </w:r>
        <w:r w:rsidR="004E2D68" w:rsidRPr="00D85BAF">
          <w:rPr>
            <w:rStyle w:val="ad"/>
            <w:noProof/>
          </w:rPr>
          <w:t>功能概述</w:t>
        </w:r>
        <w:r w:rsidR="004E2D68">
          <w:rPr>
            <w:noProof/>
            <w:webHidden/>
          </w:rPr>
          <w:tab/>
        </w:r>
        <w:r w:rsidR="004E2D68">
          <w:rPr>
            <w:noProof/>
            <w:webHidden/>
          </w:rPr>
          <w:fldChar w:fldCharType="begin"/>
        </w:r>
        <w:r w:rsidR="004E2D68">
          <w:rPr>
            <w:noProof/>
            <w:webHidden/>
          </w:rPr>
          <w:instrText xml:space="preserve"> PAGEREF _Toc522175904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5" w:history="1">
        <w:r w:rsidR="004E2D68" w:rsidRPr="00D85BAF">
          <w:rPr>
            <w:rStyle w:val="ad"/>
            <w:noProof/>
          </w:rPr>
          <w:t>4.4.2.</w:t>
        </w:r>
        <w:r w:rsidR="004E2D68">
          <w:rPr>
            <w:rFonts w:asciiTheme="minorHAnsi" w:eastAsiaTheme="minorEastAsia" w:hAnsiTheme="minorHAnsi" w:cstheme="minorBidi"/>
            <w:i w:val="0"/>
            <w:iCs w:val="0"/>
            <w:noProof/>
            <w:sz w:val="21"/>
            <w:szCs w:val="22"/>
          </w:rPr>
          <w:tab/>
        </w:r>
        <w:r w:rsidR="004E2D68" w:rsidRPr="00D85BAF">
          <w:rPr>
            <w:rStyle w:val="ad"/>
            <w:noProof/>
          </w:rPr>
          <w:t>业务规则</w:t>
        </w:r>
        <w:r w:rsidR="004E2D68">
          <w:rPr>
            <w:noProof/>
            <w:webHidden/>
          </w:rPr>
          <w:tab/>
        </w:r>
        <w:r w:rsidR="004E2D68">
          <w:rPr>
            <w:noProof/>
            <w:webHidden/>
          </w:rPr>
          <w:fldChar w:fldCharType="begin"/>
        </w:r>
        <w:r w:rsidR="004E2D68">
          <w:rPr>
            <w:noProof/>
            <w:webHidden/>
          </w:rPr>
          <w:instrText xml:space="preserve"> PAGEREF _Toc522175905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1E35B2">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6" w:history="1">
        <w:r w:rsidR="004E2D68" w:rsidRPr="00D85BAF">
          <w:rPr>
            <w:rStyle w:val="ad"/>
            <w:noProof/>
          </w:rPr>
          <w:t>4.4.3.</w:t>
        </w:r>
        <w:r w:rsidR="004E2D68">
          <w:rPr>
            <w:rFonts w:asciiTheme="minorHAnsi" w:eastAsiaTheme="minorEastAsia" w:hAnsiTheme="minorHAnsi" w:cstheme="minorBidi"/>
            <w:i w:val="0"/>
            <w:iCs w:val="0"/>
            <w:noProof/>
            <w:sz w:val="21"/>
            <w:szCs w:val="22"/>
          </w:rPr>
          <w:tab/>
        </w:r>
        <w:r w:rsidR="004E2D68" w:rsidRPr="00D85BAF">
          <w:rPr>
            <w:rStyle w:val="ad"/>
            <w:noProof/>
          </w:rPr>
          <w:t>需求说明</w:t>
        </w:r>
        <w:r w:rsidR="004E2D68">
          <w:rPr>
            <w:noProof/>
            <w:webHidden/>
          </w:rPr>
          <w:tab/>
        </w:r>
        <w:r w:rsidR="004E2D68">
          <w:rPr>
            <w:noProof/>
            <w:webHidden/>
          </w:rPr>
          <w:fldChar w:fldCharType="begin"/>
        </w:r>
        <w:r w:rsidR="004E2D68">
          <w:rPr>
            <w:noProof/>
            <w:webHidden/>
          </w:rPr>
          <w:instrText xml:space="preserve"> PAGEREF _Toc522175906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1E35B2">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907" w:history="1">
        <w:r w:rsidR="004E2D68" w:rsidRPr="00D85BAF">
          <w:rPr>
            <w:rStyle w:val="ad"/>
            <w:noProof/>
          </w:rPr>
          <w:t>5.</w:t>
        </w:r>
        <w:r w:rsidR="004E2D68">
          <w:rPr>
            <w:rFonts w:asciiTheme="minorHAnsi" w:eastAsiaTheme="minorEastAsia" w:hAnsiTheme="minorHAnsi" w:cstheme="minorBidi"/>
            <w:b w:val="0"/>
            <w:bCs w:val="0"/>
            <w:caps w:val="0"/>
            <w:noProof/>
            <w:sz w:val="21"/>
            <w:szCs w:val="22"/>
          </w:rPr>
          <w:tab/>
        </w:r>
        <w:r w:rsidR="004E2D68" w:rsidRPr="00D85BAF">
          <w:rPr>
            <w:rStyle w:val="ad"/>
            <w:noProof/>
          </w:rPr>
          <w:t>其它系统需求</w:t>
        </w:r>
        <w:r w:rsidR="004E2D68">
          <w:rPr>
            <w:noProof/>
            <w:webHidden/>
          </w:rPr>
          <w:tab/>
        </w:r>
        <w:r w:rsidR="004E2D68">
          <w:rPr>
            <w:noProof/>
            <w:webHidden/>
          </w:rPr>
          <w:fldChar w:fldCharType="begin"/>
        </w:r>
        <w:r w:rsidR="004E2D68">
          <w:rPr>
            <w:noProof/>
            <w:webHidden/>
          </w:rPr>
          <w:instrText xml:space="preserve"> PAGEREF _Toc522175907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8" w:history="1">
        <w:r w:rsidR="004E2D68" w:rsidRPr="00D85BAF">
          <w:rPr>
            <w:rStyle w:val="ad"/>
            <w:noProof/>
          </w:rPr>
          <w:t>5.1.</w:t>
        </w:r>
        <w:r w:rsidR="004E2D68">
          <w:rPr>
            <w:rFonts w:asciiTheme="minorHAnsi" w:eastAsiaTheme="minorEastAsia" w:hAnsiTheme="minorHAnsi" w:cstheme="minorBidi"/>
            <w:smallCaps w:val="0"/>
            <w:noProof/>
            <w:sz w:val="21"/>
            <w:szCs w:val="22"/>
          </w:rPr>
          <w:tab/>
        </w:r>
        <w:r w:rsidR="004E2D68" w:rsidRPr="00D85BAF">
          <w:rPr>
            <w:rStyle w:val="ad"/>
            <w:noProof/>
          </w:rPr>
          <w:t>性能需求</w:t>
        </w:r>
        <w:r w:rsidR="004E2D68">
          <w:rPr>
            <w:noProof/>
            <w:webHidden/>
          </w:rPr>
          <w:tab/>
        </w:r>
        <w:r w:rsidR="004E2D68">
          <w:rPr>
            <w:noProof/>
            <w:webHidden/>
          </w:rPr>
          <w:fldChar w:fldCharType="begin"/>
        </w:r>
        <w:r w:rsidR="004E2D68">
          <w:rPr>
            <w:noProof/>
            <w:webHidden/>
          </w:rPr>
          <w:instrText xml:space="preserve"> PAGEREF _Toc522175908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9" w:history="1">
        <w:r w:rsidR="004E2D68" w:rsidRPr="00D85BAF">
          <w:rPr>
            <w:rStyle w:val="ad"/>
            <w:noProof/>
          </w:rPr>
          <w:t>5.2.</w:t>
        </w:r>
        <w:r w:rsidR="004E2D68">
          <w:rPr>
            <w:rFonts w:asciiTheme="minorHAnsi" w:eastAsiaTheme="minorEastAsia" w:hAnsiTheme="minorHAnsi" w:cstheme="minorBidi"/>
            <w:smallCaps w:val="0"/>
            <w:noProof/>
            <w:sz w:val="21"/>
            <w:szCs w:val="22"/>
          </w:rPr>
          <w:tab/>
        </w:r>
        <w:r w:rsidR="004E2D68" w:rsidRPr="00D85BAF">
          <w:rPr>
            <w:rStyle w:val="ad"/>
            <w:noProof/>
          </w:rPr>
          <w:t>监控需求</w:t>
        </w:r>
        <w:r w:rsidR="004E2D68">
          <w:rPr>
            <w:noProof/>
            <w:webHidden/>
          </w:rPr>
          <w:tab/>
        </w:r>
        <w:r w:rsidR="004E2D68">
          <w:rPr>
            <w:noProof/>
            <w:webHidden/>
          </w:rPr>
          <w:fldChar w:fldCharType="begin"/>
        </w:r>
        <w:r w:rsidR="004E2D68">
          <w:rPr>
            <w:noProof/>
            <w:webHidden/>
          </w:rPr>
          <w:instrText xml:space="preserve"> PAGEREF _Toc522175909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0" w:history="1">
        <w:r w:rsidR="004E2D68" w:rsidRPr="00D85BAF">
          <w:rPr>
            <w:rStyle w:val="ad"/>
            <w:noProof/>
          </w:rPr>
          <w:t>5.3.</w:t>
        </w:r>
        <w:r w:rsidR="004E2D68">
          <w:rPr>
            <w:rFonts w:asciiTheme="minorHAnsi" w:eastAsiaTheme="minorEastAsia" w:hAnsiTheme="minorHAnsi" w:cstheme="minorBidi"/>
            <w:smallCaps w:val="0"/>
            <w:noProof/>
            <w:sz w:val="21"/>
            <w:szCs w:val="22"/>
          </w:rPr>
          <w:tab/>
        </w:r>
        <w:r w:rsidR="004E2D68" w:rsidRPr="00D85BAF">
          <w:rPr>
            <w:rStyle w:val="ad"/>
            <w:noProof/>
          </w:rPr>
          <w:t>兼容性需求</w:t>
        </w:r>
        <w:r w:rsidR="004E2D68">
          <w:rPr>
            <w:noProof/>
            <w:webHidden/>
          </w:rPr>
          <w:tab/>
        </w:r>
        <w:r w:rsidR="004E2D68">
          <w:rPr>
            <w:noProof/>
            <w:webHidden/>
          </w:rPr>
          <w:fldChar w:fldCharType="begin"/>
        </w:r>
        <w:r w:rsidR="004E2D68">
          <w:rPr>
            <w:noProof/>
            <w:webHidden/>
          </w:rPr>
          <w:instrText xml:space="preserve"> PAGEREF _Toc522175910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1E35B2">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1" w:history="1">
        <w:r w:rsidR="004E2D68" w:rsidRPr="00D85BAF">
          <w:rPr>
            <w:rStyle w:val="ad"/>
            <w:noProof/>
          </w:rPr>
          <w:t>5.4.</w:t>
        </w:r>
        <w:r w:rsidR="004E2D68">
          <w:rPr>
            <w:rFonts w:asciiTheme="minorHAnsi" w:eastAsiaTheme="minorEastAsia" w:hAnsiTheme="minorHAnsi" w:cstheme="minorBidi"/>
            <w:smallCaps w:val="0"/>
            <w:noProof/>
            <w:sz w:val="21"/>
            <w:szCs w:val="22"/>
          </w:rPr>
          <w:tab/>
        </w:r>
        <w:r w:rsidR="004E2D68" w:rsidRPr="00D85BAF">
          <w:rPr>
            <w:rStyle w:val="ad"/>
            <w:noProof/>
          </w:rPr>
          <w:t>易用性需求</w:t>
        </w:r>
        <w:r w:rsidR="004E2D68">
          <w:rPr>
            <w:noProof/>
            <w:webHidden/>
          </w:rPr>
          <w:tab/>
        </w:r>
        <w:r w:rsidR="004E2D68">
          <w:rPr>
            <w:noProof/>
            <w:webHidden/>
          </w:rPr>
          <w:fldChar w:fldCharType="begin"/>
        </w:r>
        <w:r w:rsidR="004E2D68">
          <w:rPr>
            <w:noProof/>
            <w:webHidden/>
          </w:rPr>
          <w:instrText xml:space="preserve"> PAGEREF _Toc522175911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165359" w:rsidRDefault="00F24AF7">
      <w:pPr>
        <w:pStyle w:val="10"/>
        <w:tabs>
          <w:tab w:val="left" w:pos="800"/>
          <w:tab w:val="right" w:leader="dot" w:pos="9350"/>
        </w:tabs>
        <w:adjustRightInd w:val="0"/>
        <w:snapToGrid w:val="0"/>
        <w:spacing w:before="0" w:after="0"/>
        <w:rPr>
          <w:rFonts w:ascii="Arial" w:hAnsi="Arial" w:cs="Arial"/>
        </w:rPr>
      </w:pPr>
      <w:r>
        <w:rPr>
          <w:rFonts w:ascii="宋体" w:hAnsi="宋体" w:cs="Arial"/>
          <w:bCs w:val="0"/>
          <w:caps w:val="0"/>
          <w:sz w:val="21"/>
          <w:szCs w:val="21"/>
        </w:rPr>
        <w:fldChar w:fldCharType="end"/>
      </w:r>
    </w:p>
    <w:p w:rsidR="00165359" w:rsidRDefault="00165359"/>
    <w:p w:rsidR="00165359" w:rsidRDefault="00165359"/>
    <w:p w:rsidR="00165359" w:rsidRDefault="00165359"/>
    <w:p w:rsidR="00165359" w:rsidRDefault="00165359"/>
    <w:p w:rsidR="00165359" w:rsidRDefault="00D30D7C">
      <w:pPr>
        <w:pStyle w:val="1"/>
        <w:numPr>
          <w:ilvl w:val="0"/>
          <w:numId w:val="1"/>
        </w:numPr>
      </w:pPr>
      <w:bookmarkStart w:id="9" w:name="_Toc426032812"/>
      <w:bookmarkStart w:id="10" w:name="_Toc522175878"/>
      <w:bookmarkEnd w:id="5"/>
      <w:bookmarkEnd w:id="6"/>
      <w:bookmarkEnd w:id="7"/>
      <w:bookmarkEnd w:id="8"/>
      <w:r>
        <w:lastRenderedPageBreak/>
        <w:t>简介</w:t>
      </w:r>
      <w:bookmarkEnd w:id="9"/>
      <w:bookmarkEnd w:id="10"/>
    </w:p>
    <w:p w:rsidR="00165359" w:rsidRDefault="00D30D7C">
      <w:pPr>
        <w:pStyle w:val="2"/>
        <w:numPr>
          <w:ilvl w:val="1"/>
          <w:numId w:val="1"/>
        </w:numPr>
      </w:pPr>
      <w:bookmarkStart w:id="11" w:name="_Toc426032813"/>
      <w:bookmarkStart w:id="12" w:name="_Toc522175879"/>
      <w:r>
        <w:t>目的</w:t>
      </w:r>
      <w:bookmarkEnd w:id="11"/>
      <w:bookmarkEnd w:id="12"/>
    </w:p>
    <w:p w:rsidR="00165359" w:rsidRDefault="00D30D7C"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本文档旨在阐述</w:t>
      </w:r>
      <w:r w:rsidR="00E30E27">
        <w:rPr>
          <w:rFonts w:ascii="Arial" w:hAnsi="Arial" w:cs="Arial" w:hint="eastAsia"/>
          <w:i w:val="0"/>
          <w:color w:val="auto"/>
        </w:rPr>
        <w:t>创展世贸电商平台</w:t>
      </w:r>
      <w:r>
        <w:rPr>
          <w:rFonts w:ascii="Arial" w:hAnsi="Arial" w:cs="Arial" w:hint="eastAsia"/>
          <w:i w:val="0"/>
          <w:color w:val="auto"/>
        </w:rPr>
        <w:t>的系统需求，作为确认需求以及系统分析设计的依据</w:t>
      </w:r>
      <w:r>
        <w:rPr>
          <w:rFonts w:ascii="Arial" w:hAnsi="Arial" w:cs="Arial"/>
          <w:i w:val="0"/>
          <w:color w:val="auto"/>
        </w:rPr>
        <w:t>。</w:t>
      </w:r>
    </w:p>
    <w:p w:rsidR="00165359" w:rsidRDefault="00D30D7C">
      <w:pPr>
        <w:pStyle w:val="2"/>
        <w:numPr>
          <w:ilvl w:val="1"/>
          <w:numId w:val="1"/>
        </w:numPr>
      </w:pPr>
      <w:bookmarkStart w:id="13" w:name="_Toc426032814"/>
      <w:bookmarkStart w:id="14" w:name="_Toc522175880"/>
      <w:r>
        <w:t>范围</w:t>
      </w:r>
      <w:bookmarkEnd w:id="13"/>
      <w:bookmarkEnd w:id="14"/>
    </w:p>
    <w:p w:rsidR="00165359" w:rsidRDefault="002E291E"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软件开发生命周期</w:t>
      </w:r>
    </w:p>
    <w:p w:rsidR="00165359" w:rsidRDefault="00D30D7C">
      <w:pPr>
        <w:pStyle w:val="2"/>
        <w:numPr>
          <w:ilvl w:val="1"/>
          <w:numId w:val="1"/>
        </w:numPr>
      </w:pPr>
      <w:bookmarkStart w:id="15" w:name="_Toc426032815"/>
      <w:bookmarkStart w:id="16" w:name="_Toc522175881"/>
      <w:r>
        <w:rPr>
          <w:rFonts w:hint="eastAsia"/>
        </w:rPr>
        <w:t>读者对象</w:t>
      </w:r>
      <w:bookmarkEnd w:id="15"/>
      <w:bookmarkEnd w:id="16"/>
    </w:p>
    <w:p w:rsidR="00165359" w:rsidRDefault="00D30D7C"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本文档的读者对象是：</w:t>
      </w:r>
      <w:r w:rsidR="009677E1">
        <w:rPr>
          <w:rFonts w:ascii="Arial" w:hAnsi="Arial" w:cs="Arial" w:hint="eastAsia"/>
          <w:i w:val="0"/>
          <w:color w:val="auto"/>
        </w:rPr>
        <w:t>公司领导、</w:t>
      </w:r>
      <w:r>
        <w:rPr>
          <w:rFonts w:ascii="Arial" w:hAnsi="Arial" w:cs="Arial" w:hint="eastAsia"/>
          <w:i w:val="0"/>
          <w:color w:val="auto"/>
        </w:rPr>
        <w:t>业务人员、项目经理、开发人员、测试人员等。</w:t>
      </w:r>
    </w:p>
    <w:p w:rsidR="00165359" w:rsidRDefault="00D30D7C">
      <w:pPr>
        <w:pStyle w:val="2"/>
        <w:numPr>
          <w:ilvl w:val="1"/>
          <w:numId w:val="1"/>
        </w:numPr>
      </w:pPr>
      <w:bookmarkStart w:id="17" w:name="_Toc426032816"/>
      <w:bookmarkStart w:id="18" w:name="_Toc522175882"/>
      <w:r>
        <w:rPr>
          <w:rFonts w:hint="eastAsia"/>
        </w:rPr>
        <w:t>图例及约定</w:t>
      </w:r>
      <w:bookmarkEnd w:id="17"/>
      <w:bookmarkEnd w:id="18"/>
    </w:p>
    <w:p w:rsidR="00165359" w:rsidRDefault="00903FCB">
      <w:pPr>
        <w:jc w:val="center"/>
      </w:pPr>
      <w:r>
        <w:rPr>
          <w:rFonts w:hint="eastAsia"/>
        </w:rPr>
        <w:t>输入正确自动提示</w:t>
      </w:r>
      <w:r>
        <w:rPr>
          <w:noProof/>
        </w:rPr>
        <w:drawing>
          <wp:inline distT="0" distB="0" distL="0" distR="0" wp14:anchorId="0FA54A49" wp14:editId="7E9A7451">
            <wp:extent cx="299515" cy="238124"/>
            <wp:effectExtent l="0" t="0" r="5715"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15" cy="238124"/>
                    </a:xfrm>
                    <a:prstGeom prst="rect">
                      <a:avLst/>
                    </a:prstGeom>
                  </pic:spPr>
                </pic:pic>
              </a:graphicData>
            </a:graphic>
          </wp:inline>
        </w:drawing>
      </w:r>
    </w:p>
    <w:p w:rsidR="00165359" w:rsidRDefault="00D30D7C">
      <w:pPr>
        <w:pStyle w:val="1"/>
        <w:numPr>
          <w:ilvl w:val="0"/>
          <w:numId w:val="1"/>
        </w:numPr>
        <w:rPr>
          <w:rFonts w:ascii="Arial" w:hAnsi="Arial" w:cs="Arial"/>
        </w:rPr>
      </w:pPr>
      <w:bookmarkStart w:id="19" w:name="_Toc426032817"/>
      <w:bookmarkStart w:id="20" w:name="_Toc522175883"/>
      <w:r>
        <w:rPr>
          <w:rFonts w:ascii="Arial" w:hAnsi="Arial" w:cs="Arial"/>
        </w:rPr>
        <w:t>用户角色描述</w:t>
      </w:r>
      <w:bookmarkEnd w:id="19"/>
      <w:bookmarkEnd w:id="20"/>
    </w:p>
    <w:tbl>
      <w:tblPr>
        <w:tblpPr w:leftFromText="180" w:rightFromText="180" w:vertAnchor="text" w:horzAnchor="margin" w:tblpY="798"/>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701"/>
        <w:gridCol w:w="6083"/>
      </w:tblGrid>
      <w:tr w:rsidR="0034079A" w:rsidTr="0034079A">
        <w:trPr>
          <w:trHeight w:val="287"/>
        </w:trPr>
        <w:tc>
          <w:tcPr>
            <w:tcW w:w="1951" w:type="dxa"/>
            <w:shd w:val="clear" w:color="auto" w:fill="C0C0C0"/>
          </w:tcPr>
          <w:p w:rsidR="000A5A94" w:rsidRDefault="000A5A94" w:rsidP="000A5A94">
            <w:pPr>
              <w:jc w:val="center"/>
            </w:pPr>
            <w:bookmarkStart w:id="21" w:name="_Toc426032818"/>
            <w:r>
              <w:t>用户角色</w:t>
            </w:r>
          </w:p>
        </w:tc>
        <w:tc>
          <w:tcPr>
            <w:tcW w:w="1701" w:type="dxa"/>
            <w:shd w:val="clear" w:color="auto" w:fill="C0C0C0"/>
          </w:tcPr>
          <w:p w:rsidR="000A5A94" w:rsidRDefault="000A5A94" w:rsidP="000A5A94">
            <w:pPr>
              <w:jc w:val="center"/>
            </w:pPr>
            <w:r>
              <w:rPr>
                <w:rFonts w:hint="eastAsia"/>
              </w:rPr>
              <w:t>细分角色</w:t>
            </w:r>
          </w:p>
        </w:tc>
        <w:tc>
          <w:tcPr>
            <w:tcW w:w="6083" w:type="dxa"/>
            <w:shd w:val="clear" w:color="auto" w:fill="C0C0C0"/>
          </w:tcPr>
          <w:p w:rsidR="000A5A94" w:rsidRDefault="000A5A94" w:rsidP="000A5A94">
            <w:pPr>
              <w:jc w:val="center"/>
            </w:pPr>
            <w:r>
              <w:t>用户描述</w:t>
            </w:r>
          </w:p>
        </w:tc>
      </w:tr>
      <w:tr w:rsidR="0034079A" w:rsidTr="0034079A">
        <w:trPr>
          <w:trHeight w:val="603"/>
        </w:trPr>
        <w:tc>
          <w:tcPr>
            <w:tcW w:w="1951" w:type="dxa"/>
            <w:vAlign w:val="center"/>
          </w:tcPr>
          <w:p w:rsidR="000A5A94" w:rsidRDefault="000A5A94" w:rsidP="000A5A94">
            <w:pPr>
              <w:jc w:val="center"/>
            </w:pPr>
            <w:r>
              <w:rPr>
                <w:rFonts w:hint="eastAsia"/>
              </w:rPr>
              <w:t>访客</w:t>
            </w:r>
          </w:p>
        </w:tc>
        <w:tc>
          <w:tcPr>
            <w:tcW w:w="1701" w:type="dxa"/>
          </w:tcPr>
          <w:p w:rsidR="000A5A94" w:rsidRDefault="000A5A94" w:rsidP="000A5A94">
            <w:pPr>
              <w:jc w:val="left"/>
            </w:pPr>
          </w:p>
        </w:tc>
        <w:tc>
          <w:tcPr>
            <w:tcW w:w="6083" w:type="dxa"/>
          </w:tcPr>
          <w:p w:rsidR="000A5A94" w:rsidRDefault="008E5853" w:rsidP="000A5A94">
            <w:pPr>
              <w:jc w:val="left"/>
            </w:pPr>
            <w:r>
              <w:rPr>
                <w:rFonts w:hint="eastAsia"/>
              </w:rPr>
              <w:t>未注册或登录的用户</w:t>
            </w:r>
            <w:r>
              <w:rPr>
                <w:rFonts w:hint="eastAsia"/>
              </w:rPr>
              <w:t xml:space="preserve"> </w:t>
            </w:r>
            <w:r>
              <w:rPr>
                <w:rFonts w:hint="eastAsia"/>
              </w:rPr>
              <w:t>仅对系统主商城页面或商品情况等只读页页面进行访问的用户</w:t>
            </w:r>
          </w:p>
        </w:tc>
      </w:tr>
      <w:tr w:rsidR="0034079A" w:rsidTr="0034079A">
        <w:trPr>
          <w:trHeight w:val="589"/>
        </w:trPr>
        <w:tc>
          <w:tcPr>
            <w:tcW w:w="1951" w:type="dxa"/>
          </w:tcPr>
          <w:p w:rsidR="000A5A94" w:rsidRDefault="000A5A94" w:rsidP="000A5A94">
            <w:pPr>
              <w:jc w:val="center"/>
            </w:pPr>
          </w:p>
          <w:p w:rsidR="000A5A94" w:rsidRDefault="00844B71" w:rsidP="000A5A94">
            <w:pPr>
              <w:jc w:val="center"/>
            </w:pPr>
            <w:r>
              <w:rPr>
                <w:rFonts w:hint="eastAsia"/>
              </w:rPr>
              <w:t>买</w:t>
            </w:r>
            <w:r w:rsidR="000A5A94">
              <w:rPr>
                <w:rFonts w:hint="eastAsia"/>
              </w:rPr>
              <w:t>家</w:t>
            </w:r>
          </w:p>
        </w:tc>
        <w:tc>
          <w:tcPr>
            <w:tcW w:w="1701" w:type="dxa"/>
          </w:tcPr>
          <w:p w:rsidR="000A5A94" w:rsidRDefault="000A5A94" w:rsidP="000A5A94">
            <w:pPr>
              <w:jc w:val="left"/>
            </w:pPr>
          </w:p>
        </w:tc>
        <w:tc>
          <w:tcPr>
            <w:tcW w:w="6083" w:type="dxa"/>
          </w:tcPr>
          <w:p w:rsidR="000A5A94" w:rsidRDefault="00186E55" w:rsidP="000A5A94">
            <w:pPr>
              <w:jc w:val="left"/>
            </w:pPr>
            <w:r>
              <w:rPr>
                <w:rFonts w:hint="eastAsia"/>
              </w:rPr>
              <w:t>商城买家</w:t>
            </w:r>
            <w:r>
              <w:rPr>
                <w:rFonts w:hint="eastAsia"/>
              </w:rPr>
              <w:t xml:space="preserve"> </w:t>
            </w:r>
            <w:r>
              <w:rPr>
                <w:rFonts w:hint="eastAsia"/>
              </w:rPr>
              <w:t>购买商城商品</w:t>
            </w:r>
            <w:r w:rsidR="005E4705">
              <w:rPr>
                <w:rFonts w:hint="eastAsia"/>
              </w:rPr>
              <w:t xml:space="preserve"> </w:t>
            </w:r>
            <w:r w:rsidR="007B3A3C">
              <w:rPr>
                <w:rFonts w:hint="eastAsia"/>
              </w:rPr>
              <w:t>并对</w:t>
            </w:r>
            <w:r w:rsidR="00755598">
              <w:rPr>
                <w:rFonts w:hint="eastAsia"/>
              </w:rPr>
              <w:t>个人信息</w:t>
            </w:r>
            <w:r w:rsidR="00755598">
              <w:rPr>
                <w:rFonts w:hint="eastAsia"/>
              </w:rPr>
              <w:t xml:space="preserve"> </w:t>
            </w:r>
            <w:r w:rsidR="00755598">
              <w:t xml:space="preserve"> </w:t>
            </w:r>
            <w:r w:rsidR="00177CBC">
              <w:t xml:space="preserve"> </w:t>
            </w:r>
            <w:r w:rsidR="00177CBC">
              <w:rPr>
                <w:rFonts w:hint="eastAsia"/>
              </w:rPr>
              <w:t>订单</w:t>
            </w:r>
            <w:r w:rsidR="00755598">
              <w:rPr>
                <w:rFonts w:hint="eastAsia"/>
              </w:rPr>
              <w:t xml:space="preserve"> </w:t>
            </w:r>
            <w:r w:rsidR="00755598">
              <w:rPr>
                <w:rFonts w:hint="eastAsia"/>
              </w:rPr>
              <w:t>售后</w:t>
            </w:r>
            <w:r w:rsidR="00755598">
              <w:rPr>
                <w:rFonts w:hint="eastAsia"/>
              </w:rPr>
              <w:t xml:space="preserve"> </w:t>
            </w:r>
            <w:r w:rsidR="00177CBC">
              <w:rPr>
                <w:rFonts w:hint="eastAsia"/>
              </w:rPr>
              <w:t>进行管理</w:t>
            </w:r>
            <w:r w:rsidR="00177CBC">
              <w:rPr>
                <w:rFonts w:hint="eastAsia"/>
              </w:rPr>
              <w:t xml:space="preserve"> </w:t>
            </w:r>
            <w:r w:rsidR="00177CBC">
              <w:t xml:space="preserve"> </w:t>
            </w:r>
            <w:r w:rsidR="00177CBC">
              <w:rPr>
                <w:rFonts w:hint="eastAsia"/>
              </w:rPr>
              <w:t>等等业务操作</w:t>
            </w:r>
            <w:r w:rsidR="00177CBC">
              <w:t xml:space="preserve"> </w:t>
            </w:r>
          </w:p>
        </w:tc>
      </w:tr>
      <w:tr w:rsidR="0034079A" w:rsidTr="0034079A">
        <w:trPr>
          <w:trHeight w:val="589"/>
        </w:trPr>
        <w:tc>
          <w:tcPr>
            <w:tcW w:w="1951" w:type="dxa"/>
          </w:tcPr>
          <w:p w:rsidR="000A5A94" w:rsidRDefault="000A5A94" w:rsidP="000A5A94">
            <w:pPr>
              <w:jc w:val="center"/>
            </w:pPr>
          </w:p>
          <w:p w:rsidR="000A5A94" w:rsidRDefault="000A5A94" w:rsidP="000A5A94">
            <w:pPr>
              <w:jc w:val="center"/>
            </w:pPr>
            <w:r>
              <w:rPr>
                <w:rFonts w:hint="eastAsia"/>
              </w:rPr>
              <w:t>后台管理</w:t>
            </w:r>
          </w:p>
        </w:tc>
        <w:tc>
          <w:tcPr>
            <w:tcW w:w="1701" w:type="dxa"/>
          </w:tcPr>
          <w:p w:rsidR="000A5A94" w:rsidRDefault="00844B71" w:rsidP="00844B71">
            <w:pPr>
              <w:pStyle w:val="af0"/>
              <w:numPr>
                <w:ilvl w:val="0"/>
                <w:numId w:val="9"/>
              </w:numPr>
              <w:ind w:firstLineChars="0"/>
              <w:jc w:val="left"/>
            </w:pPr>
            <w:r>
              <w:rPr>
                <w:rFonts w:hint="eastAsia"/>
              </w:rPr>
              <w:t>普通管理员</w:t>
            </w:r>
          </w:p>
          <w:p w:rsidR="00844B71" w:rsidRDefault="00844B71" w:rsidP="00844B71">
            <w:pPr>
              <w:pStyle w:val="af0"/>
              <w:numPr>
                <w:ilvl w:val="0"/>
                <w:numId w:val="9"/>
              </w:numPr>
              <w:ind w:firstLineChars="0"/>
              <w:jc w:val="left"/>
            </w:pPr>
            <w:r>
              <w:rPr>
                <w:rFonts w:hint="eastAsia"/>
              </w:rPr>
              <w:t>超级管理员</w:t>
            </w:r>
          </w:p>
          <w:p w:rsidR="00844B71" w:rsidRDefault="00844B71" w:rsidP="00844B71">
            <w:pPr>
              <w:pStyle w:val="af0"/>
              <w:numPr>
                <w:ilvl w:val="0"/>
                <w:numId w:val="9"/>
              </w:numPr>
              <w:ind w:firstLineChars="0"/>
              <w:jc w:val="left"/>
            </w:pPr>
            <w:r>
              <w:rPr>
                <w:rFonts w:hint="eastAsia"/>
              </w:rPr>
              <w:t>员工</w:t>
            </w:r>
          </w:p>
        </w:tc>
        <w:tc>
          <w:tcPr>
            <w:tcW w:w="6083" w:type="dxa"/>
          </w:tcPr>
          <w:p w:rsidR="000A5A94" w:rsidRDefault="002168C1" w:rsidP="000A5A94">
            <w:pPr>
              <w:jc w:val="left"/>
            </w:pPr>
            <w:r>
              <w:rPr>
                <w:rFonts w:hint="eastAsia"/>
              </w:rPr>
              <w:t>商城后台管理</w:t>
            </w:r>
            <w:r>
              <w:rPr>
                <w:rFonts w:hint="eastAsia"/>
              </w:rPr>
              <w:t xml:space="preserve"> </w:t>
            </w:r>
            <w:r>
              <w:t xml:space="preserve"> </w:t>
            </w:r>
            <w:r>
              <w:rPr>
                <w:rFonts w:hint="eastAsia"/>
              </w:rPr>
              <w:t>管理内部角色</w:t>
            </w:r>
            <w:r>
              <w:rPr>
                <w:rFonts w:hint="eastAsia"/>
              </w:rPr>
              <w:t xml:space="preserve"> </w:t>
            </w:r>
            <w:r>
              <w:t xml:space="preserve"> </w:t>
            </w:r>
            <w:r>
              <w:rPr>
                <w:rFonts w:hint="eastAsia"/>
              </w:rPr>
              <w:t>管理买家</w:t>
            </w:r>
            <w:r>
              <w:rPr>
                <w:rFonts w:hint="eastAsia"/>
              </w:rPr>
              <w:t xml:space="preserve"> </w:t>
            </w:r>
            <w:r>
              <w:t xml:space="preserve"> </w:t>
            </w:r>
            <w:r>
              <w:rPr>
                <w:rFonts w:hint="eastAsia"/>
              </w:rPr>
              <w:t>管理商家信息</w:t>
            </w:r>
            <w:r>
              <w:rPr>
                <w:rFonts w:hint="eastAsia"/>
              </w:rPr>
              <w:t xml:space="preserve"> </w:t>
            </w:r>
            <w:r>
              <w:rPr>
                <w:rFonts w:hint="eastAsia"/>
              </w:rPr>
              <w:t>商品信息</w:t>
            </w:r>
            <w:r w:rsidR="007168BB">
              <w:rPr>
                <w:rFonts w:hint="eastAsia"/>
              </w:rPr>
              <w:t xml:space="preserve"> </w:t>
            </w:r>
            <w:r w:rsidR="007168BB">
              <w:rPr>
                <w:rFonts w:hint="eastAsia"/>
              </w:rPr>
              <w:t>订单信息</w:t>
            </w:r>
            <w:r>
              <w:rPr>
                <w:rFonts w:hint="eastAsia"/>
              </w:rPr>
              <w:t xml:space="preserve"> </w:t>
            </w:r>
            <w:r>
              <w:rPr>
                <w:rFonts w:hint="eastAsia"/>
              </w:rPr>
              <w:t>等等信息</w:t>
            </w:r>
          </w:p>
        </w:tc>
      </w:tr>
      <w:tr w:rsidR="0034079A" w:rsidTr="0034079A">
        <w:trPr>
          <w:trHeight w:val="589"/>
        </w:trPr>
        <w:tc>
          <w:tcPr>
            <w:tcW w:w="1951" w:type="dxa"/>
          </w:tcPr>
          <w:p w:rsidR="00844B71" w:rsidRDefault="00844B71" w:rsidP="00844B71">
            <w:pPr>
              <w:jc w:val="center"/>
            </w:pPr>
          </w:p>
          <w:p w:rsidR="00844B71" w:rsidRDefault="00844B71" w:rsidP="00844B71">
            <w:pPr>
              <w:jc w:val="center"/>
            </w:pPr>
            <w:r>
              <w:rPr>
                <w:rFonts w:hint="eastAsia"/>
              </w:rPr>
              <w:t>商家</w:t>
            </w:r>
          </w:p>
        </w:tc>
        <w:tc>
          <w:tcPr>
            <w:tcW w:w="1701" w:type="dxa"/>
          </w:tcPr>
          <w:p w:rsidR="00844B71" w:rsidRDefault="00844B71" w:rsidP="00844B71">
            <w:pPr>
              <w:jc w:val="left"/>
            </w:pPr>
            <w:r>
              <w:rPr>
                <w:rFonts w:hint="eastAsia"/>
              </w:rPr>
              <w:t>1</w:t>
            </w:r>
            <w:r>
              <w:rPr>
                <w:rFonts w:hint="eastAsia"/>
              </w:rPr>
              <w:t>、管理员</w:t>
            </w:r>
          </w:p>
          <w:p w:rsidR="00844B71" w:rsidRDefault="00844B71" w:rsidP="00844B71">
            <w:pPr>
              <w:jc w:val="left"/>
            </w:pPr>
            <w:r>
              <w:rPr>
                <w:rFonts w:hint="eastAsia"/>
              </w:rPr>
              <w:t>2</w:t>
            </w:r>
            <w:r>
              <w:rPr>
                <w:rFonts w:hint="eastAsia"/>
              </w:rPr>
              <w:t>、店员</w:t>
            </w:r>
          </w:p>
        </w:tc>
        <w:tc>
          <w:tcPr>
            <w:tcW w:w="6083" w:type="dxa"/>
          </w:tcPr>
          <w:p w:rsidR="00844B71" w:rsidRDefault="00C26CFB" w:rsidP="00844B71">
            <w:pPr>
              <w:jc w:val="left"/>
            </w:pPr>
            <w:r>
              <w:rPr>
                <w:rFonts w:hint="eastAsia"/>
              </w:rPr>
              <w:t>商城商家</w:t>
            </w:r>
            <w:r w:rsidR="007168BB">
              <w:rPr>
                <w:rFonts w:hint="eastAsia"/>
              </w:rPr>
              <w:t xml:space="preserve"> </w:t>
            </w:r>
            <w:r w:rsidR="007168BB">
              <w:rPr>
                <w:rFonts w:hint="eastAsia"/>
              </w:rPr>
              <w:t>商品上架下架管理</w:t>
            </w:r>
            <w:r w:rsidR="007168BB">
              <w:rPr>
                <w:rFonts w:hint="eastAsia"/>
              </w:rPr>
              <w:t xml:space="preserve"> </w:t>
            </w:r>
            <w:r w:rsidR="007168BB">
              <w:t xml:space="preserve"> </w:t>
            </w:r>
            <w:r w:rsidR="007168BB">
              <w:rPr>
                <w:rFonts w:hint="eastAsia"/>
              </w:rPr>
              <w:t>订单管理</w:t>
            </w:r>
            <w:r w:rsidR="007168BB">
              <w:rPr>
                <w:rFonts w:hint="eastAsia"/>
              </w:rPr>
              <w:t xml:space="preserve"> </w:t>
            </w:r>
            <w:r w:rsidR="007168BB">
              <w:t xml:space="preserve"> </w:t>
            </w:r>
            <w:r w:rsidR="007168BB">
              <w:rPr>
                <w:rFonts w:hint="eastAsia"/>
              </w:rPr>
              <w:t>售后维护</w:t>
            </w:r>
            <w:r w:rsidR="007168BB">
              <w:rPr>
                <w:rFonts w:hint="eastAsia"/>
              </w:rPr>
              <w:t xml:space="preserve"> </w:t>
            </w:r>
            <w:r w:rsidR="007168BB">
              <w:t xml:space="preserve"> </w:t>
            </w:r>
            <w:r w:rsidR="007168BB">
              <w:rPr>
                <w:rFonts w:hint="eastAsia"/>
              </w:rPr>
              <w:t>老客户维护</w:t>
            </w:r>
            <w:r w:rsidR="008545C2">
              <w:rPr>
                <w:rFonts w:hint="eastAsia"/>
              </w:rPr>
              <w:t xml:space="preserve"> </w:t>
            </w:r>
            <w:r w:rsidR="008545C2">
              <w:t xml:space="preserve"> </w:t>
            </w:r>
          </w:p>
        </w:tc>
      </w:tr>
    </w:tbl>
    <w:p w:rsidR="00165359" w:rsidRDefault="00D30D7C">
      <w:pPr>
        <w:pStyle w:val="2"/>
        <w:numPr>
          <w:ilvl w:val="1"/>
          <w:numId w:val="1"/>
        </w:numPr>
      </w:pPr>
      <w:bookmarkStart w:id="22" w:name="_Toc522175884"/>
      <w:r>
        <w:rPr>
          <w:rFonts w:hint="eastAsia"/>
        </w:rPr>
        <w:t>角色定义</w:t>
      </w:r>
      <w:bookmarkEnd w:id="21"/>
      <w:bookmarkEnd w:id="22"/>
    </w:p>
    <w:p w:rsidR="00165359" w:rsidRDefault="00D30D7C">
      <w:pPr>
        <w:pStyle w:val="2"/>
        <w:numPr>
          <w:ilvl w:val="1"/>
          <w:numId w:val="1"/>
        </w:numPr>
      </w:pPr>
      <w:bookmarkStart w:id="23" w:name="_Toc426032819"/>
      <w:bookmarkStart w:id="24" w:name="_Toc522175885"/>
      <w:r>
        <w:rPr>
          <w:rFonts w:hint="eastAsia"/>
        </w:rPr>
        <w:t>角色权限</w:t>
      </w:r>
      <w:bookmarkEnd w:id="23"/>
      <w:bookmarkEnd w:id="24"/>
    </w:p>
    <w:tbl>
      <w:tblPr>
        <w:tblStyle w:val="ae"/>
        <w:tblW w:w="8613" w:type="dxa"/>
        <w:jc w:val="center"/>
        <w:tblLayout w:type="fixed"/>
        <w:tblLook w:val="04A0" w:firstRow="1" w:lastRow="0" w:firstColumn="1" w:lastColumn="0" w:noHBand="0" w:noVBand="1"/>
      </w:tblPr>
      <w:tblGrid>
        <w:gridCol w:w="520"/>
        <w:gridCol w:w="520"/>
        <w:gridCol w:w="1022"/>
        <w:gridCol w:w="1984"/>
        <w:gridCol w:w="881"/>
        <w:gridCol w:w="993"/>
        <w:gridCol w:w="992"/>
        <w:gridCol w:w="850"/>
        <w:gridCol w:w="851"/>
      </w:tblGrid>
      <w:tr w:rsidR="00165359">
        <w:trPr>
          <w:trHeight w:val="525"/>
          <w:jc w:val="center"/>
        </w:trPr>
        <w:tc>
          <w:tcPr>
            <w:tcW w:w="520" w:type="dxa"/>
            <w:vAlign w:val="center"/>
          </w:tcPr>
          <w:p w:rsidR="00165359" w:rsidRDefault="00D30D7C">
            <w:pPr>
              <w:jc w:val="center"/>
            </w:pPr>
            <w:r>
              <w:rPr>
                <w:rFonts w:hint="eastAsia"/>
              </w:rPr>
              <w:t>序号</w:t>
            </w:r>
          </w:p>
        </w:tc>
        <w:tc>
          <w:tcPr>
            <w:tcW w:w="520" w:type="dxa"/>
            <w:vAlign w:val="center"/>
          </w:tcPr>
          <w:p w:rsidR="00165359" w:rsidRDefault="00D30D7C">
            <w:pPr>
              <w:jc w:val="center"/>
            </w:pPr>
            <w:r>
              <w:rPr>
                <w:rFonts w:hint="eastAsia"/>
              </w:rPr>
              <w:t>模块名称</w:t>
            </w:r>
          </w:p>
        </w:tc>
        <w:tc>
          <w:tcPr>
            <w:tcW w:w="1022" w:type="dxa"/>
            <w:vAlign w:val="center"/>
          </w:tcPr>
          <w:p w:rsidR="00165359" w:rsidRDefault="00D30D7C">
            <w:pPr>
              <w:jc w:val="center"/>
            </w:pPr>
            <w:r>
              <w:rPr>
                <w:rFonts w:hint="eastAsia"/>
              </w:rPr>
              <w:t>子模块</w:t>
            </w:r>
          </w:p>
        </w:tc>
        <w:tc>
          <w:tcPr>
            <w:tcW w:w="1984" w:type="dxa"/>
            <w:vAlign w:val="center"/>
          </w:tcPr>
          <w:p w:rsidR="00165359" w:rsidRDefault="00D30D7C">
            <w:pPr>
              <w:jc w:val="center"/>
            </w:pPr>
            <w:r>
              <w:rPr>
                <w:rFonts w:hint="eastAsia"/>
              </w:rPr>
              <w:t>功能</w:t>
            </w:r>
          </w:p>
        </w:tc>
        <w:tc>
          <w:tcPr>
            <w:tcW w:w="881" w:type="dxa"/>
            <w:vAlign w:val="center"/>
          </w:tcPr>
          <w:p w:rsidR="00165359" w:rsidRDefault="008F1BB6">
            <w:pPr>
              <w:jc w:val="center"/>
            </w:pPr>
            <w:r>
              <w:rPr>
                <w:rFonts w:hint="eastAsia"/>
              </w:rPr>
              <w:t>浏览</w:t>
            </w:r>
          </w:p>
        </w:tc>
        <w:tc>
          <w:tcPr>
            <w:tcW w:w="993" w:type="dxa"/>
            <w:vAlign w:val="center"/>
          </w:tcPr>
          <w:p w:rsidR="00165359" w:rsidRDefault="008F1BB6">
            <w:pPr>
              <w:jc w:val="center"/>
            </w:pPr>
            <w:r>
              <w:rPr>
                <w:rFonts w:hint="eastAsia"/>
              </w:rPr>
              <w:t>查看</w:t>
            </w:r>
          </w:p>
        </w:tc>
        <w:tc>
          <w:tcPr>
            <w:tcW w:w="992" w:type="dxa"/>
            <w:vAlign w:val="center"/>
          </w:tcPr>
          <w:p w:rsidR="00165359" w:rsidRDefault="008F1BB6">
            <w:pPr>
              <w:jc w:val="center"/>
            </w:pPr>
            <w:r>
              <w:rPr>
                <w:rFonts w:hint="eastAsia"/>
              </w:rPr>
              <w:t>修改</w:t>
            </w:r>
          </w:p>
        </w:tc>
        <w:tc>
          <w:tcPr>
            <w:tcW w:w="850" w:type="dxa"/>
            <w:vAlign w:val="center"/>
          </w:tcPr>
          <w:p w:rsidR="00165359" w:rsidRDefault="008F1BB6">
            <w:pPr>
              <w:jc w:val="center"/>
            </w:pPr>
            <w:r>
              <w:rPr>
                <w:rFonts w:hint="eastAsia"/>
              </w:rPr>
              <w:t>删除</w:t>
            </w:r>
          </w:p>
        </w:tc>
        <w:tc>
          <w:tcPr>
            <w:tcW w:w="851" w:type="dxa"/>
            <w:vAlign w:val="center"/>
          </w:tcPr>
          <w:p w:rsidR="00165359" w:rsidRDefault="008F1BB6">
            <w:pPr>
              <w:jc w:val="center"/>
            </w:pPr>
            <w:r>
              <w:rPr>
                <w:rFonts w:hint="eastAsia"/>
              </w:rPr>
              <w:t>更新</w:t>
            </w:r>
          </w:p>
        </w:tc>
      </w:tr>
      <w:tr w:rsidR="00165359">
        <w:trPr>
          <w:trHeight w:val="420"/>
          <w:jc w:val="center"/>
        </w:trPr>
        <w:tc>
          <w:tcPr>
            <w:tcW w:w="520" w:type="dxa"/>
            <w:vAlign w:val="center"/>
          </w:tcPr>
          <w:p w:rsidR="00165359" w:rsidRDefault="00D30D7C">
            <w:pPr>
              <w:jc w:val="center"/>
            </w:pPr>
            <w:r>
              <w:rPr>
                <w:rFonts w:hint="eastAsia"/>
              </w:rPr>
              <w:lastRenderedPageBreak/>
              <w:t>1</w:t>
            </w:r>
          </w:p>
        </w:tc>
        <w:tc>
          <w:tcPr>
            <w:tcW w:w="520" w:type="dxa"/>
            <w:vMerge w:val="restart"/>
            <w:vAlign w:val="center"/>
          </w:tcPr>
          <w:p w:rsidR="00165359" w:rsidRDefault="008F1BB6">
            <w:pPr>
              <w:jc w:val="center"/>
            </w:pPr>
            <w:r>
              <w:rPr>
                <w:rFonts w:hint="eastAsia"/>
              </w:rPr>
              <w:t>访客</w:t>
            </w:r>
          </w:p>
        </w:tc>
        <w:tc>
          <w:tcPr>
            <w:tcW w:w="1022" w:type="dxa"/>
            <w:vMerge w:val="restart"/>
            <w:vAlign w:val="center"/>
          </w:tcPr>
          <w:p w:rsidR="00165359" w:rsidRDefault="008F1BB6">
            <w:pPr>
              <w:jc w:val="left"/>
            </w:pPr>
            <w:r>
              <w:rPr>
                <w:rFonts w:hint="eastAsia"/>
              </w:rPr>
              <w:t>主商城</w:t>
            </w: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270"/>
          <w:jc w:val="center"/>
        </w:trPr>
        <w:tc>
          <w:tcPr>
            <w:tcW w:w="520" w:type="dxa"/>
            <w:vAlign w:val="center"/>
          </w:tcPr>
          <w:p w:rsidR="00165359" w:rsidRDefault="00D30D7C">
            <w:pPr>
              <w:jc w:val="center"/>
            </w:pPr>
            <w:r>
              <w:rPr>
                <w:rFonts w:hint="eastAsia"/>
              </w:rPr>
              <w:t>2</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3</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4</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377799">
        <w:trPr>
          <w:trHeight w:val="420"/>
          <w:jc w:val="center"/>
        </w:trPr>
        <w:tc>
          <w:tcPr>
            <w:tcW w:w="520" w:type="dxa"/>
            <w:vAlign w:val="center"/>
          </w:tcPr>
          <w:p w:rsidR="00377799" w:rsidRDefault="00A05509">
            <w:pPr>
              <w:jc w:val="center"/>
            </w:pPr>
            <w:r>
              <w:rPr>
                <w:rFonts w:hint="eastAsia"/>
              </w:rPr>
              <w:t>5</w:t>
            </w:r>
          </w:p>
        </w:tc>
        <w:tc>
          <w:tcPr>
            <w:tcW w:w="520" w:type="dxa"/>
            <w:vMerge/>
            <w:vAlign w:val="center"/>
          </w:tcPr>
          <w:p w:rsidR="00377799" w:rsidRDefault="00377799">
            <w:pPr>
              <w:jc w:val="center"/>
            </w:pPr>
          </w:p>
        </w:tc>
        <w:tc>
          <w:tcPr>
            <w:tcW w:w="1022" w:type="dxa"/>
            <w:vMerge/>
            <w:vAlign w:val="center"/>
          </w:tcPr>
          <w:p w:rsidR="00377799" w:rsidRDefault="00377799">
            <w:pPr>
              <w:jc w:val="left"/>
            </w:pPr>
          </w:p>
        </w:tc>
        <w:tc>
          <w:tcPr>
            <w:tcW w:w="1984" w:type="dxa"/>
            <w:vAlign w:val="center"/>
          </w:tcPr>
          <w:p w:rsidR="00377799" w:rsidRDefault="00377799">
            <w:pPr>
              <w:jc w:val="left"/>
            </w:pPr>
          </w:p>
        </w:tc>
        <w:tc>
          <w:tcPr>
            <w:tcW w:w="881" w:type="dxa"/>
            <w:vAlign w:val="center"/>
          </w:tcPr>
          <w:p w:rsidR="00377799" w:rsidRPr="00377799" w:rsidRDefault="00377799">
            <w:pPr>
              <w:jc w:val="center"/>
            </w:pPr>
            <w:r>
              <w:rPr>
                <w:rFonts w:hint="eastAsia"/>
              </w:rPr>
              <w:t>√</w:t>
            </w:r>
          </w:p>
        </w:tc>
        <w:tc>
          <w:tcPr>
            <w:tcW w:w="993" w:type="dxa"/>
            <w:vAlign w:val="center"/>
          </w:tcPr>
          <w:p w:rsidR="00377799" w:rsidRDefault="00377799">
            <w:pPr>
              <w:jc w:val="center"/>
            </w:pPr>
          </w:p>
        </w:tc>
        <w:tc>
          <w:tcPr>
            <w:tcW w:w="992" w:type="dxa"/>
            <w:vAlign w:val="center"/>
          </w:tcPr>
          <w:p w:rsidR="00377799" w:rsidRDefault="00377799">
            <w:pPr>
              <w:jc w:val="center"/>
            </w:pPr>
          </w:p>
        </w:tc>
        <w:tc>
          <w:tcPr>
            <w:tcW w:w="850" w:type="dxa"/>
            <w:vAlign w:val="center"/>
          </w:tcPr>
          <w:p w:rsidR="00377799" w:rsidRDefault="00377799">
            <w:pPr>
              <w:jc w:val="center"/>
            </w:pPr>
          </w:p>
        </w:tc>
        <w:tc>
          <w:tcPr>
            <w:tcW w:w="851" w:type="dxa"/>
            <w:vAlign w:val="center"/>
          </w:tcPr>
          <w:p w:rsidR="00377799" w:rsidRDefault="00377799">
            <w:pPr>
              <w:jc w:val="center"/>
            </w:pPr>
          </w:p>
        </w:tc>
      </w:tr>
      <w:tr w:rsidR="00165359">
        <w:trPr>
          <w:trHeight w:val="420"/>
          <w:jc w:val="center"/>
        </w:trPr>
        <w:tc>
          <w:tcPr>
            <w:tcW w:w="520" w:type="dxa"/>
            <w:vAlign w:val="center"/>
          </w:tcPr>
          <w:p w:rsidR="00165359" w:rsidRPr="00F87D5F" w:rsidRDefault="00F24AF7">
            <w:pPr>
              <w:jc w:val="center"/>
              <w:rPr>
                <w:strike/>
              </w:rPr>
            </w:pPr>
            <w:r w:rsidRPr="00F87D5F">
              <w:rPr>
                <w:strike/>
              </w:rPr>
              <w:t>5</w:t>
            </w:r>
          </w:p>
        </w:tc>
        <w:tc>
          <w:tcPr>
            <w:tcW w:w="520" w:type="dxa"/>
            <w:vMerge/>
            <w:vAlign w:val="center"/>
          </w:tcPr>
          <w:p w:rsidR="00165359" w:rsidRPr="00F87D5F" w:rsidRDefault="00165359">
            <w:pPr>
              <w:jc w:val="center"/>
              <w:rPr>
                <w:strike/>
              </w:rPr>
            </w:pPr>
          </w:p>
        </w:tc>
        <w:tc>
          <w:tcPr>
            <w:tcW w:w="1022" w:type="dxa"/>
            <w:vMerge/>
            <w:vAlign w:val="center"/>
          </w:tcPr>
          <w:p w:rsidR="00165359" w:rsidRPr="00F87D5F" w:rsidRDefault="00165359">
            <w:pPr>
              <w:jc w:val="left"/>
              <w:rPr>
                <w:strike/>
              </w:rPr>
            </w:pPr>
          </w:p>
        </w:tc>
        <w:tc>
          <w:tcPr>
            <w:tcW w:w="1984" w:type="dxa"/>
            <w:vAlign w:val="center"/>
          </w:tcPr>
          <w:p w:rsidR="00165359" w:rsidRPr="00F87D5F" w:rsidRDefault="00165359">
            <w:pPr>
              <w:jc w:val="left"/>
              <w:rPr>
                <w:strike/>
              </w:rPr>
            </w:pPr>
          </w:p>
        </w:tc>
        <w:tc>
          <w:tcPr>
            <w:tcW w:w="881" w:type="dxa"/>
            <w:vAlign w:val="center"/>
          </w:tcPr>
          <w:p w:rsidR="00165359" w:rsidRPr="00F87D5F" w:rsidRDefault="0023770B">
            <w:pPr>
              <w:jc w:val="center"/>
              <w:rPr>
                <w:strike/>
              </w:rPr>
            </w:pPr>
            <w:r>
              <w:rPr>
                <w:rFonts w:hint="eastAsia"/>
              </w:rPr>
              <w:t>√</w:t>
            </w:r>
          </w:p>
        </w:tc>
        <w:tc>
          <w:tcPr>
            <w:tcW w:w="993" w:type="dxa"/>
            <w:vAlign w:val="center"/>
          </w:tcPr>
          <w:p w:rsidR="00165359" w:rsidRPr="00F87D5F" w:rsidRDefault="00165359">
            <w:pPr>
              <w:jc w:val="center"/>
              <w:rPr>
                <w:strike/>
              </w:rPr>
            </w:pPr>
          </w:p>
        </w:tc>
        <w:tc>
          <w:tcPr>
            <w:tcW w:w="992" w:type="dxa"/>
            <w:vAlign w:val="center"/>
          </w:tcPr>
          <w:p w:rsidR="00165359" w:rsidRPr="00F87D5F" w:rsidRDefault="00165359">
            <w:pPr>
              <w:jc w:val="center"/>
              <w:rPr>
                <w:strike/>
              </w:rPr>
            </w:pPr>
          </w:p>
        </w:tc>
        <w:tc>
          <w:tcPr>
            <w:tcW w:w="850" w:type="dxa"/>
            <w:vAlign w:val="center"/>
          </w:tcPr>
          <w:p w:rsidR="00165359" w:rsidRPr="00F87D5F" w:rsidRDefault="00165359">
            <w:pPr>
              <w:jc w:val="center"/>
              <w:rPr>
                <w:strike/>
              </w:rPr>
            </w:pPr>
          </w:p>
        </w:tc>
        <w:tc>
          <w:tcPr>
            <w:tcW w:w="851" w:type="dxa"/>
            <w:vAlign w:val="center"/>
          </w:tcPr>
          <w:p w:rsidR="00165359" w:rsidRPr="00F87D5F" w:rsidRDefault="00165359">
            <w:pPr>
              <w:jc w:val="center"/>
              <w:rPr>
                <w:strike/>
              </w:rPr>
            </w:pPr>
          </w:p>
        </w:tc>
      </w:tr>
      <w:tr w:rsidR="00165359">
        <w:trPr>
          <w:trHeight w:val="420"/>
          <w:jc w:val="center"/>
        </w:trPr>
        <w:tc>
          <w:tcPr>
            <w:tcW w:w="520" w:type="dxa"/>
            <w:vAlign w:val="center"/>
          </w:tcPr>
          <w:p w:rsidR="00165359" w:rsidRDefault="00D30D7C">
            <w:pPr>
              <w:jc w:val="center"/>
            </w:pPr>
            <w:r>
              <w:rPr>
                <w:rFonts w:hint="eastAsia"/>
              </w:rPr>
              <w:t>6</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8</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商品详情</w:t>
            </w: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13</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网站协议</w:t>
            </w: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630"/>
          <w:jc w:val="center"/>
        </w:trPr>
        <w:tc>
          <w:tcPr>
            <w:tcW w:w="520" w:type="dxa"/>
            <w:vAlign w:val="center"/>
          </w:tcPr>
          <w:p w:rsidR="00A05509" w:rsidRDefault="00A05509">
            <w:pPr>
              <w:jc w:val="center"/>
            </w:pPr>
            <w:r>
              <w:rPr>
                <w:rFonts w:hint="eastAsia"/>
              </w:rPr>
              <w:t>15</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16</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18</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19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6659B9">
        <w:trPr>
          <w:trHeight w:val="270"/>
          <w:jc w:val="center"/>
        </w:trPr>
        <w:tc>
          <w:tcPr>
            <w:tcW w:w="520" w:type="dxa"/>
            <w:vAlign w:val="center"/>
          </w:tcPr>
          <w:p w:rsidR="006659B9" w:rsidRDefault="006659B9">
            <w:pPr>
              <w:jc w:val="center"/>
            </w:pPr>
            <w:r>
              <w:rPr>
                <w:rFonts w:hint="eastAsia"/>
              </w:rPr>
              <w:t>20</w:t>
            </w:r>
          </w:p>
        </w:tc>
        <w:tc>
          <w:tcPr>
            <w:tcW w:w="520" w:type="dxa"/>
            <w:vMerge/>
            <w:vAlign w:val="center"/>
          </w:tcPr>
          <w:p w:rsidR="006659B9" w:rsidRDefault="006659B9">
            <w:pPr>
              <w:jc w:val="center"/>
            </w:pPr>
          </w:p>
        </w:tc>
        <w:tc>
          <w:tcPr>
            <w:tcW w:w="1022" w:type="dxa"/>
            <w:vMerge w:val="restart"/>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22</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23</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r>
              <w:rPr>
                <w:rFonts w:hint="eastAsia"/>
              </w:rPr>
              <w:t>√</w:t>
            </w:r>
          </w:p>
        </w:tc>
        <w:tc>
          <w:tcPr>
            <w:tcW w:w="850" w:type="dxa"/>
            <w:vAlign w:val="center"/>
          </w:tcPr>
          <w:p w:rsidR="006659B9" w:rsidRDefault="006659B9">
            <w:pPr>
              <w:jc w:val="center"/>
            </w:pPr>
            <w:r>
              <w:rPr>
                <w:rFonts w:hint="eastAsia"/>
              </w:rPr>
              <w:t>√</w:t>
            </w: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1C7EAF">
        <w:trPr>
          <w:trHeight w:val="420"/>
          <w:jc w:val="center"/>
        </w:trPr>
        <w:tc>
          <w:tcPr>
            <w:tcW w:w="520" w:type="dxa"/>
            <w:vAlign w:val="center"/>
          </w:tcPr>
          <w:p w:rsidR="001C7EAF" w:rsidRDefault="001C7EAF">
            <w:pPr>
              <w:jc w:val="center"/>
            </w:pPr>
            <w:r>
              <w:rPr>
                <w:rFonts w:hint="eastAsia"/>
              </w:rPr>
              <w:t>24</w:t>
            </w:r>
          </w:p>
        </w:tc>
        <w:tc>
          <w:tcPr>
            <w:tcW w:w="520" w:type="dxa"/>
            <w:vMerge/>
            <w:vAlign w:val="center"/>
          </w:tcPr>
          <w:p w:rsidR="001C7EAF" w:rsidRDefault="001C7EAF">
            <w:pPr>
              <w:jc w:val="center"/>
            </w:pPr>
          </w:p>
        </w:tc>
        <w:tc>
          <w:tcPr>
            <w:tcW w:w="1022" w:type="dxa"/>
            <w:vMerge w:val="restart"/>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25</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26</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27</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28</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p>
        </w:tc>
        <w:tc>
          <w:tcPr>
            <w:tcW w:w="520" w:type="dxa"/>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A05509">
        <w:trPr>
          <w:trHeight w:val="840"/>
          <w:jc w:val="center"/>
        </w:trPr>
        <w:tc>
          <w:tcPr>
            <w:tcW w:w="520" w:type="dxa"/>
            <w:vAlign w:val="center"/>
          </w:tcPr>
          <w:p w:rsidR="00A05509" w:rsidRDefault="00A05509">
            <w:pPr>
              <w:jc w:val="center"/>
            </w:pPr>
            <w:r>
              <w:rPr>
                <w:rFonts w:hint="eastAsia"/>
              </w:rPr>
              <w:t>29</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840"/>
          <w:jc w:val="center"/>
        </w:trPr>
        <w:tc>
          <w:tcPr>
            <w:tcW w:w="520" w:type="dxa"/>
            <w:vAlign w:val="center"/>
          </w:tcPr>
          <w:p w:rsidR="00A05509" w:rsidRDefault="00A05509">
            <w:pPr>
              <w:jc w:val="center"/>
            </w:pPr>
            <w:r>
              <w:rPr>
                <w:rFonts w:hint="eastAsia"/>
              </w:rPr>
              <w:lastRenderedPageBreak/>
              <w:t>30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rsidP="00047143">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33</w:t>
            </w:r>
          </w:p>
        </w:tc>
        <w:tc>
          <w:tcPr>
            <w:tcW w:w="520" w:type="dxa"/>
            <w:vMerge/>
            <w:vAlign w:val="center"/>
          </w:tcPr>
          <w:p w:rsidR="00A05509" w:rsidRDefault="00A05509">
            <w:pPr>
              <w:jc w:val="center"/>
            </w:pPr>
          </w:p>
        </w:tc>
        <w:tc>
          <w:tcPr>
            <w:tcW w:w="1022" w:type="dxa"/>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35</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36</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047143">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38</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39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40</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Pr="008C0F37"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E10FD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41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3E5B65">
            <w:pPr>
              <w:jc w:val="center"/>
            </w:pPr>
            <w:r>
              <w:rPr>
                <w:rFonts w:hint="eastAsia"/>
              </w:rPr>
              <w:t>√</w:t>
            </w:r>
          </w:p>
        </w:tc>
        <w:tc>
          <w:tcPr>
            <w:tcW w:w="993" w:type="dxa"/>
            <w:vAlign w:val="center"/>
          </w:tcPr>
          <w:p w:rsidR="00A05509" w:rsidRDefault="003E5B65">
            <w:pPr>
              <w:jc w:val="center"/>
            </w:pPr>
            <w:r>
              <w:rPr>
                <w:rFonts w:hint="eastAsia"/>
              </w:rPr>
              <w:t>√</w:t>
            </w:r>
          </w:p>
        </w:tc>
        <w:tc>
          <w:tcPr>
            <w:tcW w:w="992" w:type="dxa"/>
            <w:vAlign w:val="center"/>
          </w:tcPr>
          <w:p w:rsidR="00A05509" w:rsidRDefault="003E5B65">
            <w:pPr>
              <w:jc w:val="center"/>
            </w:pPr>
            <w:r>
              <w:rPr>
                <w:rFonts w:hint="eastAsia"/>
              </w:rPr>
              <w:t>√</w:t>
            </w:r>
          </w:p>
        </w:tc>
        <w:tc>
          <w:tcPr>
            <w:tcW w:w="850" w:type="dxa"/>
            <w:vAlign w:val="center"/>
          </w:tcPr>
          <w:p w:rsidR="00A05509" w:rsidRDefault="003E5B65">
            <w:pPr>
              <w:jc w:val="center"/>
            </w:pPr>
            <w:r>
              <w:rPr>
                <w:rFonts w:hint="eastAsia"/>
              </w:rPr>
              <w:t>√</w:t>
            </w:r>
          </w:p>
        </w:tc>
        <w:tc>
          <w:tcPr>
            <w:tcW w:w="851" w:type="dxa"/>
            <w:vAlign w:val="center"/>
          </w:tcPr>
          <w:p w:rsidR="00A05509" w:rsidRDefault="003E5B65">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42</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43</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44</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bl>
    <w:p w:rsidR="00165359" w:rsidRDefault="00165359"/>
    <w:p w:rsidR="00165359" w:rsidRDefault="00D30D7C">
      <w:pPr>
        <w:pStyle w:val="1"/>
        <w:numPr>
          <w:ilvl w:val="0"/>
          <w:numId w:val="1"/>
        </w:numPr>
        <w:rPr>
          <w:rFonts w:ascii="Arial" w:hAnsi="Arial" w:cs="Arial"/>
        </w:rPr>
      </w:pPr>
      <w:bookmarkStart w:id="25" w:name="_Toc426032820"/>
      <w:bookmarkStart w:id="26" w:name="_Toc522175886"/>
      <w:r>
        <w:rPr>
          <w:rFonts w:ascii="Arial" w:hAnsi="Arial" w:cs="Arial" w:hint="eastAsia"/>
        </w:rPr>
        <w:t>系统</w:t>
      </w:r>
      <w:r>
        <w:rPr>
          <w:rFonts w:ascii="Arial" w:hAnsi="Arial" w:cs="Arial"/>
        </w:rPr>
        <w:t>概述</w:t>
      </w:r>
      <w:bookmarkEnd w:id="25"/>
      <w:bookmarkEnd w:id="26"/>
    </w:p>
    <w:p w:rsidR="00165359" w:rsidRDefault="00D30D7C">
      <w:pPr>
        <w:pStyle w:val="2"/>
        <w:numPr>
          <w:ilvl w:val="1"/>
          <w:numId w:val="1"/>
        </w:numPr>
      </w:pPr>
      <w:bookmarkStart w:id="27" w:name="_Toc256980046"/>
      <w:bookmarkStart w:id="28" w:name="_Toc426032821"/>
      <w:bookmarkStart w:id="29" w:name="_Toc522175887"/>
      <w:r>
        <w:t>目标</w:t>
      </w:r>
      <w:bookmarkEnd w:id="27"/>
      <w:bookmarkEnd w:id="28"/>
      <w:bookmarkEnd w:id="29"/>
    </w:p>
    <w:p w:rsidR="00165359" w:rsidRDefault="00D30D7C" w:rsidP="005033C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实现</w:t>
      </w:r>
      <w:r w:rsidR="00C510B6">
        <w:rPr>
          <w:rFonts w:ascii="Arial" w:hAnsi="Arial" w:cs="Arial" w:hint="eastAsia"/>
          <w:i w:val="0"/>
          <w:color w:val="auto"/>
        </w:rPr>
        <w:t>商家与买家实现线上商品展示与交流</w:t>
      </w:r>
      <w:r w:rsidR="00C510B6">
        <w:rPr>
          <w:rFonts w:ascii="Arial" w:hAnsi="Arial" w:cs="Arial" w:hint="eastAsia"/>
          <w:i w:val="0"/>
          <w:color w:val="auto"/>
        </w:rPr>
        <w:t xml:space="preserve"> </w:t>
      </w:r>
      <w:r w:rsidR="00C510B6">
        <w:rPr>
          <w:rFonts w:ascii="Arial" w:hAnsi="Arial" w:cs="Arial" w:hint="eastAsia"/>
          <w:i w:val="0"/>
          <w:color w:val="auto"/>
        </w:rPr>
        <w:t>线上交易</w:t>
      </w:r>
      <w:r w:rsidR="00C510B6">
        <w:rPr>
          <w:rFonts w:ascii="Arial" w:hAnsi="Arial" w:cs="Arial" w:hint="eastAsia"/>
          <w:i w:val="0"/>
          <w:color w:val="auto"/>
        </w:rPr>
        <w:t xml:space="preserve"> </w:t>
      </w:r>
      <w:r w:rsidR="00C510B6">
        <w:rPr>
          <w:rFonts w:ascii="Arial" w:hAnsi="Arial" w:cs="Arial" w:hint="eastAsia"/>
          <w:i w:val="0"/>
          <w:color w:val="auto"/>
        </w:rPr>
        <w:t>线上售后</w:t>
      </w:r>
      <w:r w:rsidR="00C510B6">
        <w:rPr>
          <w:rFonts w:ascii="Arial" w:hAnsi="Arial" w:cs="Arial" w:hint="eastAsia"/>
          <w:i w:val="0"/>
          <w:color w:val="auto"/>
        </w:rPr>
        <w:t xml:space="preserve"> </w:t>
      </w:r>
      <w:r w:rsidR="00C510B6">
        <w:rPr>
          <w:rFonts w:ascii="Arial" w:hAnsi="Arial" w:cs="Arial" w:hint="eastAsia"/>
          <w:i w:val="0"/>
          <w:color w:val="auto"/>
        </w:rPr>
        <w:t>商品营销</w:t>
      </w:r>
      <w:r w:rsidR="00C510B6">
        <w:rPr>
          <w:rFonts w:ascii="Arial" w:hAnsi="Arial" w:cs="Arial" w:hint="eastAsia"/>
          <w:i w:val="0"/>
          <w:color w:val="auto"/>
        </w:rPr>
        <w:t xml:space="preserve"> </w:t>
      </w:r>
      <w:r w:rsidR="00C510B6">
        <w:rPr>
          <w:rFonts w:ascii="Arial" w:hAnsi="Arial" w:cs="Arial" w:hint="eastAsia"/>
          <w:i w:val="0"/>
          <w:color w:val="auto"/>
        </w:rPr>
        <w:t>商品管理</w:t>
      </w:r>
      <w:r w:rsidR="00C510B6">
        <w:rPr>
          <w:rFonts w:ascii="Arial" w:hAnsi="Arial" w:cs="Arial" w:hint="eastAsia"/>
          <w:i w:val="0"/>
          <w:color w:val="auto"/>
        </w:rPr>
        <w:t xml:space="preserve"> </w:t>
      </w:r>
      <w:r w:rsidR="00C510B6">
        <w:rPr>
          <w:rFonts w:ascii="Arial" w:hAnsi="Arial" w:cs="Arial"/>
          <w:i w:val="0"/>
          <w:color w:val="auto"/>
        </w:rPr>
        <w:t xml:space="preserve"> </w:t>
      </w:r>
      <w:r w:rsidR="00C510B6">
        <w:rPr>
          <w:rFonts w:ascii="Arial" w:hAnsi="Arial" w:cs="Arial" w:hint="eastAsia"/>
          <w:i w:val="0"/>
          <w:color w:val="auto"/>
        </w:rPr>
        <w:t>系统统计等等一系列线上操作</w:t>
      </w:r>
      <w:r w:rsidR="007B49DA">
        <w:rPr>
          <w:rFonts w:ascii="Arial" w:hAnsi="Arial" w:cs="Arial" w:hint="eastAsia"/>
          <w:i w:val="0"/>
          <w:color w:val="auto"/>
        </w:rPr>
        <w:t xml:space="preserve"> </w:t>
      </w:r>
      <w:r w:rsidR="007B49DA">
        <w:rPr>
          <w:rFonts w:ascii="Arial" w:hAnsi="Arial" w:cs="Arial"/>
          <w:i w:val="0"/>
          <w:color w:val="auto"/>
        </w:rPr>
        <w:t xml:space="preserve"> </w:t>
      </w:r>
      <w:r w:rsidR="007B49DA">
        <w:rPr>
          <w:rFonts w:ascii="Arial" w:hAnsi="Arial" w:cs="Arial" w:hint="eastAsia"/>
          <w:i w:val="0"/>
          <w:color w:val="auto"/>
        </w:rPr>
        <w:t>平台可进行后台管理</w:t>
      </w:r>
      <w:r w:rsidR="007B49DA">
        <w:rPr>
          <w:rFonts w:ascii="Arial" w:hAnsi="Arial" w:cs="Arial" w:hint="eastAsia"/>
          <w:i w:val="0"/>
          <w:color w:val="auto"/>
        </w:rPr>
        <w:t xml:space="preserve"> </w:t>
      </w:r>
      <w:r w:rsidR="007B49DA">
        <w:rPr>
          <w:rFonts w:ascii="Arial" w:hAnsi="Arial" w:cs="Arial" w:hint="eastAsia"/>
          <w:i w:val="0"/>
          <w:color w:val="auto"/>
        </w:rPr>
        <w:t>操作</w:t>
      </w:r>
      <w:r w:rsidR="007B49DA">
        <w:rPr>
          <w:rFonts w:ascii="Arial" w:hAnsi="Arial" w:cs="Arial" w:hint="eastAsia"/>
          <w:i w:val="0"/>
          <w:color w:val="auto"/>
        </w:rPr>
        <w:t xml:space="preserve"> </w:t>
      </w:r>
      <w:r w:rsidR="007B49DA">
        <w:rPr>
          <w:rFonts w:ascii="Arial" w:hAnsi="Arial" w:cs="Arial" w:hint="eastAsia"/>
          <w:i w:val="0"/>
          <w:color w:val="auto"/>
        </w:rPr>
        <w:t>定制</w:t>
      </w:r>
      <w:r w:rsidR="007B49DA">
        <w:rPr>
          <w:rFonts w:ascii="Arial" w:hAnsi="Arial" w:cs="Arial" w:hint="eastAsia"/>
          <w:i w:val="0"/>
          <w:color w:val="auto"/>
        </w:rPr>
        <w:t xml:space="preserve"> </w:t>
      </w:r>
      <w:r w:rsidR="007B49DA">
        <w:rPr>
          <w:rFonts w:ascii="Arial" w:hAnsi="Arial" w:cs="Arial" w:hint="eastAsia"/>
          <w:i w:val="0"/>
          <w:color w:val="auto"/>
        </w:rPr>
        <w:t>维护等一系列系统管理和操作。</w:t>
      </w:r>
    </w:p>
    <w:p w:rsidR="00165359" w:rsidRDefault="00D30D7C">
      <w:pPr>
        <w:pStyle w:val="2"/>
        <w:numPr>
          <w:ilvl w:val="1"/>
          <w:numId w:val="1"/>
        </w:numPr>
      </w:pPr>
      <w:bookmarkStart w:id="30" w:name="_Toc426032822"/>
      <w:bookmarkStart w:id="31" w:name="_Toc522175888"/>
      <w:r>
        <w:t>总体</w:t>
      </w:r>
      <w:r>
        <w:rPr>
          <w:rFonts w:hint="eastAsia"/>
        </w:rPr>
        <w:t>业务</w:t>
      </w:r>
      <w:r>
        <w:t>流程</w:t>
      </w:r>
      <w:bookmarkEnd w:id="30"/>
      <w:bookmarkEnd w:id="31"/>
    </w:p>
    <w:p w:rsidR="004616A3" w:rsidRPr="002B0EE9" w:rsidRDefault="004616A3" w:rsidP="002B0EE9">
      <w:pPr>
        <w:widowControl/>
        <w:jc w:val="left"/>
        <w:rPr>
          <w:rFonts w:ascii="宋体" w:hAnsi="宋体" w:cs="宋体"/>
          <w:kern w:val="0"/>
          <w:sz w:val="24"/>
        </w:rPr>
      </w:pPr>
      <w:r w:rsidRPr="004616A3">
        <w:rPr>
          <w:noProof/>
        </w:rPr>
        <w:drawing>
          <wp:inline distT="0" distB="0" distL="0" distR="0">
            <wp:extent cx="6010275" cy="1480820"/>
            <wp:effectExtent l="0" t="0" r="0" b="0"/>
            <wp:docPr id="3" name="图片 3" descr="C:\Users\Administrator\Documents\Tencent Files\3003379810\Image\C2C\DL1XH@_NSKMB$7PMH`B@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DL1XH@_NSKMB$7PMH`B@96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1008" cy="1488392"/>
                    </a:xfrm>
                    <a:prstGeom prst="rect">
                      <a:avLst/>
                    </a:prstGeom>
                    <a:noFill/>
                    <a:ln>
                      <a:noFill/>
                    </a:ln>
                  </pic:spPr>
                </pic:pic>
              </a:graphicData>
            </a:graphic>
          </wp:inline>
        </w:drawing>
      </w:r>
    </w:p>
    <w:p w:rsidR="00165359" w:rsidRDefault="00165359">
      <w:pPr>
        <w:pStyle w:val="infoblue"/>
        <w:spacing w:before="0" w:beforeAutospacing="0" w:afterLines="50" w:after="156" w:afterAutospacing="0"/>
        <w:ind w:firstLineChars="0" w:firstLine="0"/>
        <w:rPr>
          <w:rFonts w:ascii="Arial" w:hAnsi="Arial" w:cs="Arial"/>
          <w:i w:val="0"/>
          <w:color w:val="auto"/>
        </w:rPr>
      </w:pPr>
    </w:p>
    <w:p w:rsidR="00165359" w:rsidRDefault="00D30D7C">
      <w:pPr>
        <w:pStyle w:val="2"/>
        <w:numPr>
          <w:ilvl w:val="1"/>
          <w:numId w:val="1"/>
        </w:numPr>
      </w:pPr>
      <w:bookmarkStart w:id="32" w:name="_Toc426032823"/>
      <w:bookmarkStart w:id="33" w:name="_Toc522175889"/>
      <w:r>
        <w:t>功能</w:t>
      </w:r>
      <w:r>
        <w:rPr>
          <w:rFonts w:hint="eastAsia"/>
        </w:rPr>
        <w:t>列表</w:t>
      </w:r>
      <w:bookmarkEnd w:id="32"/>
      <w:bookmarkEnd w:id="33"/>
    </w:p>
    <w:p w:rsidR="00165359" w:rsidRDefault="00D30D7C">
      <w:pPr>
        <w:widowControl/>
        <w:jc w:val="left"/>
      </w:pPr>
      <w:r>
        <w:br w:type="page"/>
      </w: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134"/>
        <w:gridCol w:w="1559"/>
        <w:gridCol w:w="2410"/>
        <w:gridCol w:w="2608"/>
      </w:tblGrid>
      <w:tr w:rsidR="00165359">
        <w:trPr>
          <w:jc w:val="center"/>
        </w:trPr>
        <w:tc>
          <w:tcPr>
            <w:tcW w:w="817"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lastRenderedPageBreak/>
              <w:t>序号</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模块名称</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子模块</w:t>
            </w:r>
          </w:p>
        </w:tc>
        <w:tc>
          <w:tcPr>
            <w:tcW w:w="2410"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w:t>
            </w:r>
          </w:p>
        </w:tc>
        <w:tc>
          <w:tcPr>
            <w:tcW w:w="2608"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功能描述</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bottom w:val="single" w:sz="4" w:space="0" w:color="auto"/>
              <w:right w:val="single" w:sz="4" w:space="0" w:color="auto"/>
            </w:tcBorders>
            <w:vAlign w:val="center"/>
          </w:tcPr>
          <w:p w:rsidR="00D3296A" w:rsidRDefault="002B4E1A">
            <w:pPr>
              <w:autoSpaceDE w:val="0"/>
              <w:adjustRightInd w:val="0"/>
              <w:snapToGrid w:val="0"/>
              <w:jc w:val="center"/>
              <w:rPr>
                <w:rFonts w:ascii="宋体" w:hAnsi="宋体" w:cs="宋体"/>
              </w:rPr>
            </w:pPr>
            <w:r>
              <w:rPr>
                <w:rFonts w:ascii="宋体" w:hAnsi="宋体" w:hint="eastAsia"/>
              </w:rPr>
              <w:t>买家</w:t>
            </w:r>
            <w:r w:rsidR="00D3296A">
              <w:rPr>
                <w:rFonts w:ascii="宋体" w:hAnsi="宋体" w:hint="eastAsia"/>
              </w:rPr>
              <w:t>管理</w:t>
            </w:r>
          </w:p>
        </w:tc>
        <w:tc>
          <w:tcPr>
            <w:tcW w:w="1559" w:type="dxa"/>
            <w:vMerge w:val="restart"/>
            <w:tcBorders>
              <w:top w:val="single" w:sz="4" w:space="0" w:color="auto"/>
              <w:left w:val="single" w:sz="4" w:space="0" w:color="auto"/>
              <w:right w:val="single" w:sz="4" w:space="0" w:color="auto"/>
            </w:tcBorders>
            <w:vAlign w:val="center"/>
          </w:tcPr>
          <w:p w:rsidR="00D3296A" w:rsidRDefault="00B974C1">
            <w:pPr>
              <w:autoSpaceDE w:val="0"/>
              <w:adjustRightInd w:val="0"/>
              <w:snapToGrid w:val="0"/>
              <w:jc w:val="center"/>
              <w:rPr>
                <w:rFonts w:ascii="宋体" w:hAnsi="宋体" w:cs="宋体"/>
              </w:rPr>
            </w:pPr>
            <w:r>
              <w:rPr>
                <w:rFonts w:ascii="宋体" w:hAnsi="宋体" w:cs="宋体" w:hint="eastAsia"/>
              </w:rPr>
              <w:t>登录注册管理</w:t>
            </w: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下载目标客户名单模板</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客群管理岗</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发起营销项目</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填写营销项目名称、说明，设定发布时间等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上传目标客户名单</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必选功能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上传营销支持资料</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填写营销支持人员信息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必选项，营销项目发起人默认为营销支持人员之一</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编辑发布通知内容和通知时间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名单发布预先通知，可选功能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编辑目标客户名单认领截止时间和分配截止时间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名单发布时间至认领截止时间；认领截止时间至分配截止时间</w:t>
            </w:r>
          </w:p>
        </w:tc>
      </w:tr>
      <w:tr w:rsidR="00D3296A"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查看名单接收信息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名单推送用户数、已打开名单用户数、打开时间等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确认名单客户认领结果，查看名单客户分配结果</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D3296A" w:rsidRDefault="00D3296A">
            <w:pPr>
              <w:autoSpaceDE w:val="0"/>
              <w:adjustRightInd w:val="0"/>
              <w:snapToGrid w:val="0"/>
              <w:jc w:val="left"/>
              <w:rPr>
                <w:rFonts w:ascii="宋体" w:hAnsi="宋体"/>
              </w:rPr>
            </w:pPr>
            <w:r>
              <w:rPr>
                <w:rFonts w:ascii="宋体" w:hAnsi="宋体" w:hint="eastAsia"/>
              </w:rPr>
              <w:t>确认权限为客群管理岗</w:t>
            </w: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F67D3A" w:rsidRDefault="00C21452">
            <w:pPr>
              <w:autoSpaceDE w:val="0"/>
              <w:adjustRightInd w:val="0"/>
              <w:snapToGrid w:val="0"/>
              <w:jc w:val="center"/>
              <w:rPr>
                <w:rFonts w:ascii="宋体" w:hAnsi="宋体" w:cs="宋体"/>
              </w:rPr>
            </w:pPr>
            <w:r>
              <w:rPr>
                <w:rFonts w:ascii="宋体" w:hAnsi="宋体" w:cs="宋体" w:hint="eastAsia"/>
              </w:rPr>
              <w:t>商家管理</w:t>
            </w:r>
          </w:p>
        </w:tc>
        <w:tc>
          <w:tcPr>
            <w:tcW w:w="1559" w:type="dxa"/>
            <w:vMerge w:val="restart"/>
            <w:tcBorders>
              <w:top w:val="single" w:sz="4" w:space="0" w:color="auto"/>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rsidP="00B63B0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rsidTr="00F53EE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rsidP="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后台管理</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rsidP="00B54E10">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p w:rsidR="005012D4" w:rsidRDefault="005012D4">
            <w:pPr>
              <w:autoSpaceDE w:val="0"/>
              <w:adjustRightInd w:val="0"/>
              <w:snapToGrid w:val="0"/>
              <w:jc w:val="center"/>
              <w:rPr>
                <w:rFonts w:ascii="宋体" w:hAnsi="宋体" w:cs="宋体"/>
              </w:rPr>
            </w:pPr>
            <w:r>
              <w:rPr>
                <w:rFonts w:ascii="宋体" w:hAnsi="宋体" w:cs="宋体" w:hint="eastAsia"/>
              </w:rPr>
              <w:lastRenderedPageBreak/>
              <w:t>主商城</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bl>
    <w:p w:rsidR="00165359" w:rsidRDefault="00D30D7C">
      <w:pPr>
        <w:pStyle w:val="1"/>
        <w:numPr>
          <w:ilvl w:val="0"/>
          <w:numId w:val="1"/>
        </w:numPr>
        <w:rPr>
          <w:rFonts w:ascii="Arial" w:hAnsi="Arial" w:cs="Arial"/>
        </w:rPr>
      </w:pPr>
      <w:bookmarkStart w:id="34" w:name="_Toc426032824"/>
      <w:bookmarkStart w:id="35" w:name="_Toc522175890"/>
      <w:r>
        <w:rPr>
          <w:rFonts w:ascii="Arial" w:hAnsi="Arial" w:cs="Arial" w:hint="eastAsia"/>
        </w:rPr>
        <w:t>系统功能需求</w:t>
      </w:r>
      <w:bookmarkEnd w:id="34"/>
      <w:bookmarkEnd w:id="35"/>
    </w:p>
    <w:p w:rsidR="00165359" w:rsidRDefault="00FD1875">
      <w:pPr>
        <w:pStyle w:val="2"/>
        <w:numPr>
          <w:ilvl w:val="1"/>
          <w:numId w:val="1"/>
        </w:numPr>
      </w:pPr>
      <w:bookmarkStart w:id="36" w:name="_Toc426032825"/>
      <w:bookmarkStart w:id="37" w:name="_Toc522175891"/>
      <w:r>
        <w:rPr>
          <w:rFonts w:hint="eastAsia"/>
        </w:rPr>
        <w:t>买家管理</w:t>
      </w:r>
      <w:bookmarkEnd w:id="36"/>
      <w:bookmarkEnd w:id="37"/>
    </w:p>
    <w:p w:rsidR="00165359" w:rsidRDefault="00D30D7C">
      <w:pPr>
        <w:pStyle w:val="3"/>
        <w:numPr>
          <w:ilvl w:val="2"/>
          <w:numId w:val="1"/>
        </w:numPr>
      </w:pPr>
      <w:bookmarkStart w:id="38" w:name="_Toc426032826"/>
      <w:bookmarkStart w:id="39" w:name="_Toc522175892"/>
      <w:r>
        <w:rPr>
          <w:rFonts w:hint="eastAsia"/>
        </w:rPr>
        <w:t>功能</w:t>
      </w:r>
      <w:r>
        <w:t>概述</w:t>
      </w:r>
      <w:bookmarkEnd w:id="38"/>
      <w:bookmarkEnd w:id="39"/>
    </w:p>
    <w:p w:rsidR="00165359" w:rsidRDefault="002F354C" w:rsidP="00862066">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买家登录管理</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注册管理</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忘记密码管理</w:t>
      </w:r>
      <w:r w:rsidR="00D30D7C">
        <w:rPr>
          <w:rFonts w:ascii="Arial" w:hAnsi="Arial" w:cs="Arial" w:hint="eastAsia"/>
          <w:i w:val="0"/>
          <w:color w:val="auto"/>
        </w:rPr>
        <w:t>；</w:t>
      </w:r>
    </w:p>
    <w:p w:rsidR="00165359" w:rsidRDefault="00A36653" w:rsidP="00F87D5F">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买家完善账号信息</w:t>
      </w:r>
      <w:r w:rsidR="00FB7862">
        <w:rPr>
          <w:rFonts w:ascii="Arial" w:hAnsi="Arial" w:cs="Arial" w:hint="eastAsia"/>
          <w:i w:val="0"/>
          <w:color w:val="auto"/>
        </w:rPr>
        <w:t xml:space="preserve"> </w:t>
      </w:r>
      <w:r w:rsidR="00FB7862">
        <w:rPr>
          <w:rFonts w:ascii="Arial" w:hAnsi="Arial" w:cs="Arial"/>
          <w:i w:val="0"/>
          <w:color w:val="auto"/>
        </w:rPr>
        <w:t xml:space="preserve"> </w:t>
      </w:r>
      <w:r w:rsidR="00FB7862">
        <w:rPr>
          <w:rFonts w:ascii="Arial" w:hAnsi="Arial" w:cs="Arial" w:hint="eastAsia"/>
          <w:i w:val="0"/>
          <w:color w:val="auto"/>
        </w:rPr>
        <w:t>修改个人信息</w:t>
      </w:r>
      <w:r w:rsidR="00D30D7C">
        <w:rPr>
          <w:rFonts w:ascii="Arial" w:hAnsi="Arial" w:cs="Arial" w:hint="eastAsia"/>
          <w:i w:val="0"/>
          <w:color w:val="auto"/>
        </w:rPr>
        <w:t>；</w:t>
      </w:r>
    </w:p>
    <w:p w:rsidR="00165359" w:rsidRDefault="00A36653" w:rsidP="00F87D5F">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网站协议管理</w:t>
      </w:r>
      <w:r w:rsidR="00D30D7C">
        <w:rPr>
          <w:rFonts w:ascii="Arial" w:hAnsi="Arial" w:cs="Arial" w:hint="eastAsia"/>
          <w:i w:val="0"/>
          <w:color w:val="auto"/>
        </w:rPr>
        <w:t>；</w:t>
      </w:r>
    </w:p>
    <w:p w:rsidR="00165359" w:rsidRDefault="00D30D7C">
      <w:pPr>
        <w:pStyle w:val="3"/>
        <w:numPr>
          <w:ilvl w:val="2"/>
          <w:numId w:val="1"/>
        </w:numPr>
      </w:pPr>
      <w:bookmarkStart w:id="40" w:name="_Toc426032827"/>
      <w:bookmarkStart w:id="41" w:name="_Toc522175893"/>
      <w:r>
        <w:rPr>
          <w:rFonts w:hint="eastAsia"/>
        </w:rPr>
        <w:t>业务规则</w:t>
      </w:r>
      <w:bookmarkEnd w:id="40"/>
      <w:bookmarkEnd w:id="41"/>
    </w:p>
    <w:p w:rsidR="00165359" w:rsidRDefault="009E39A5" w:rsidP="00F87D5F">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任意游客可注册平台账号</w:t>
      </w:r>
      <w:r w:rsidR="00D30D7C">
        <w:rPr>
          <w:rFonts w:ascii="Arial" w:hAnsi="Arial" w:cs="Arial" w:hint="eastAsia"/>
          <w:i w:val="0"/>
          <w:color w:val="auto"/>
        </w:rPr>
        <w:t>；</w:t>
      </w:r>
    </w:p>
    <w:p w:rsidR="00165359" w:rsidRDefault="009E39A5" w:rsidP="00F87D5F">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账号仅提供手机号</w:t>
      </w:r>
      <w:r>
        <w:rPr>
          <w:rFonts w:ascii="Arial" w:hAnsi="Arial" w:cs="Arial" w:hint="eastAsia"/>
          <w:i w:val="0"/>
          <w:color w:val="auto"/>
        </w:rPr>
        <w:t xml:space="preserve"> </w:t>
      </w:r>
      <w:r>
        <w:rPr>
          <w:rFonts w:ascii="Arial" w:hAnsi="Arial" w:cs="Arial" w:hint="eastAsia"/>
          <w:i w:val="0"/>
          <w:color w:val="auto"/>
        </w:rPr>
        <w:t>邮箱号注册两个注册方式</w:t>
      </w:r>
      <w:r w:rsidR="002A6B60">
        <w:rPr>
          <w:rFonts w:ascii="Arial" w:hAnsi="Arial" w:cs="Arial" w:hint="eastAsia"/>
          <w:i w:val="0"/>
          <w:color w:val="auto"/>
        </w:rPr>
        <w:t>；</w:t>
      </w:r>
    </w:p>
    <w:p w:rsidR="00165359" w:rsidRDefault="00807482" w:rsidP="00F87D5F">
      <w:pPr>
        <w:pStyle w:val="infoblue"/>
        <w:numPr>
          <w:ilvl w:val="0"/>
          <w:numId w:val="3"/>
        </w:numPr>
        <w:spacing w:before="0" w:beforeAutospacing="0" w:afterLines="50" w:after="156" w:afterAutospacing="0"/>
        <w:ind w:firstLineChars="0"/>
        <w:rPr>
          <w:rFonts w:ascii="Arial" w:hAnsi="Arial" w:cs="Arial"/>
          <w:color w:val="auto"/>
        </w:rPr>
      </w:pPr>
      <w:r>
        <w:rPr>
          <w:rFonts w:ascii="Arial" w:hAnsi="Arial" w:cs="Arial" w:hint="eastAsia"/>
          <w:i w:val="0"/>
          <w:color w:val="auto"/>
        </w:rPr>
        <w:t>找回密码也可通过手机号</w:t>
      </w:r>
      <w:r>
        <w:rPr>
          <w:rFonts w:ascii="Arial" w:hAnsi="Arial" w:cs="Arial" w:hint="eastAsia"/>
          <w:i w:val="0"/>
          <w:color w:val="auto"/>
        </w:rPr>
        <w:t xml:space="preserve"> </w:t>
      </w:r>
      <w:r>
        <w:rPr>
          <w:rFonts w:ascii="Arial" w:hAnsi="Arial" w:cs="Arial" w:hint="eastAsia"/>
          <w:i w:val="0"/>
          <w:color w:val="auto"/>
        </w:rPr>
        <w:t>邮箱获取验证码方式找回；</w:t>
      </w:r>
    </w:p>
    <w:p w:rsidR="00165359" w:rsidRDefault="00807482" w:rsidP="00F87D5F">
      <w:pPr>
        <w:pStyle w:val="infoblue"/>
        <w:numPr>
          <w:ilvl w:val="0"/>
          <w:numId w:val="3"/>
        </w:numPr>
        <w:spacing w:before="0" w:beforeAutospacing="0" w:afterLines="50" w:after="156" w:afterAutospacing="0"/>
        <w:ind w:firstLineChars="0"/>
        <w:rPr>
          <w:rFonts w:ascii="Arial" w:hAnsi="Arial" w:cs="Arial"/>
          <w:color w:val="auto"/>
        </w:rPr>
      </w:pPr>
      <w:r>
        <w:rPr>
          <w:rFonts w:ascii="Arial" w:hAnsi="Arial" w:cs="Arial" w:hint="eastAsia"/>
          <w:i w:val="0"/>
          <w:color w:val="auto"/>
        </w:rPr>
        <w:t>登录时可通过手机号</w:t>
      </w:r>
      <w:r>
        <w:rPr>
          <w:rFonts w:ascii="Arial" w:hAnsi="Arial" w:cs="Arial" w:hint="eastAsia"/>
          <w:i w:val="0"/>
          <w:color w:val="auto"/>
        </w:rPr>
        <w:t xml:space="preserve"> </w:t>
      </w:r>
      <w:r>
        <w:rPr>
          <w:rFonts w:ascii="Arial" w:hAnsi="Arial" w:cs="Arial" w:hint="eastAsia"/>
          <w:i w:val="0"/>
          <w:color w:val="auto"/>
        </w:rPr>
        <w:t>邮箱或个人账号加密码方式登录</w:t>
      </w:r>
    </w:p>
    <w:p w:rsidR="00165359" w:rsidRDefault="00D30D7C">
      <w:pPr>
        <w:pStyle w:val="3"/>
        <w:numPr>
          <w:ilvl w:val="2"/>
          <w:numId w:val="1"/>
        </w:numPr>
      </w:pPr>
      <w:bookmarkStart w:id="42" w:name="_Toc426032828"/>
      <w:bookmarkStart w:id="43" w:name="_Toc522175894"/>
      <w:r>
        <w:rPr>
          <w:rFonts w:hint="eastAsia"/>
        </w:rPr>
        <w:t>需求说明</w:t>
      </w:r>
      <w:bookmarkEnd w:id="42"/>
      <w:bookmarkEnd w:id="43"/>
    </w:p>
    <w:p w:rsidR="00165359" w:rsidRDefault="00C80AC1">
      <w:pPr>
        <w:pStyle w:val="4"/>
        <w:numPr>
          <w:ilvl w:val="3"/>
          <w:numId w:val="1"/>
        </w:numPr>
      </w:pPr>
      <w:r>
        <w:rPr>
          <w:rFonts w:hint="eastAsia"/>
        </w:rPr>
        <w:t>买家登录入口</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4" w:name="_Toc426032830"/>
      <w:r>
        <w:rPr>
          <w:rFonts w:hint="eastAsia"/>
        </w:rPr>
        <w:t>功能描述</w:t>
      </w:r>
      <w:bookmarkEnd w:id="44"/>
    </w:p>
    <w:p w:rsidR="00C3267F" w:rsidRDefault="00D3268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买家角色</w:t>
      </w:r>
      <w:r w:rsidR="00037F03">
        <w:rPr>
          <w:rFonts w:ascii="Arial" w:hAnsi="Arial" w:cs="Arial" w:hint="eastAsia"/>
          <w:i w:val="0"/>
          <w:color w:val="auto"/>
        </w:rPr>
        <w:t>登录</w:t>
      </w:r>
      <w:r>
        <w:rPr>
          <w:rFonts w:ascii="Arial" w:hAnsi="Arial" w:cs="Arial" w:hint="eastAsia"/>
          <w:i w:val="0"/>
          <w:color w:val="auto"/>
        </w:rPr>
        <w:t>功能</w:t>
      </w:r>
      <w:r w:rsidR="002A0201">
        <w:rPr>
          <w:rFonts w:ascii="Arial" w:hAnsi="Arial" w:cs="Arial" w:hint="eastAsia"/>
          <w:i w:val="0"/>
          <w:color w:val="auto"/>
        </w:rPr>
        <w:t xml:space="preserve"> </w:t>
      </w:r>
    </w:p>
    <w:p w:rsidR="000F2455" w:rsidRDefault="00263B1A" w:rsidP="000F245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r w:rsidR="00D7154B">
        <w:rPr>
          <w:rFonts w:ascii="Arial" w:hAnsi="Arial" w:cs="Arial" w:hint="eastAsia"/>
          <w:i w:val="0"/>
          <w:color w:val="auto"/>
        </w:rPr>
        <w:t xml:space="preserve"> </w:t>
      </w:r>
      <w:r>
        <w:rPr>
          <w:rFonts w:ascii="Arial" w:hAnsi="Arial" w:cs="Arial"/>
          <w:i w:val="0"/>
          <w:color w:val="auto"/>
        </w:rPr>
        <w:t>1</w:t>
      </w:r>
      <w:r w:rsidR="00D32681">
        <w:rPr>
          <w:rFonts w:ascii="Arial" w:hAnsi="Arial" w:cs="Arial" w:hint="eastAsia"/>
          <w:i w:val="0"/>
          <w:color w:val="auto"/>
        </w:rPr>
        <w:t>登录入口</w:t>
      </w:r>
      <w:r w:rsidR="00D32681">
        <w:rPr>
          <w:rFonts w:ascii="Arial" w:hAnsi="Arial" w:cs="Arial" w:hint="eastAsia"/>
          <w:i w:val="0"/>
          <w:color w:val="auto"/>
        </w:rPr>
        <w:t xml:space="preserve"> </w:t>
      </w:r>
      <w:r w:rsidR="000F2455">
        <w:rPr>
          <w:rFonts w:ascii="Arial" w:hAnsi="Arial" w:cs="Arial"/>
          <w:i w:val="0"/>
          <w:color w:val="auto"/>
        </w:rPr>
        <w:t xml:space="preserve">        </w:t>
      </w:r>
      <w:r>
        <w:rPr>
          <w:rFonts w:ascii="Arial" w:hAnsi="Arial" w:cs="Arial"/>
          <w:i w:val="0"/>
          <w:color w:val="auto"/>
        </w:rPr>
        <w:t>2</w:t>
      </w:r>
      <w:r w:rsidR="00D32681">
        <w:rPr>
          <w:rFonts w:ascii="Arial" w:hAnsi="Arial" w:cs="Arial" w:hint="eastAsia"/>
          <w:i w:val="0"/>
          <w:color w:val="auto"/>
        </w:rPr>
        <w:t>登录入口操作</w:t>
      </w:r>
      <w:r w:rsidR="00D32681">
        <w:rPr>
          <w:rFonts w:ascii="Arial" w:hAnsi="Arial" w:cs="Arial" w:hint="eastAsia"/>
          <w:i w:val="0"/>
          <w:color w:val="auto"/>
        </w:rPr>
        <w:t xml:space="preserve"> </w:t>
      </w:r>
    </w:p>
    <w:p w:rsidR="00165359" w:rsidRDefault="00D32681" w:rsidP="000F2455">
      <w:pPr>
        <w:pStyle w:val="infoblue"/>
        <w:spacing w:before="0" w:beforeAutospacing="0" w:afterLines="50" w:after="156" w:afterAutospacing="0"/>
        <w:ind w:firstLineChars="300" w:firstLine="630"/>
        <w:rPr>
          <w:rFonts w:ascii="Arial" w:hAnsi="Arial" w:cs="Arial"/>
          <w:i w:val="0"/>
          <w:color w:val="auto"/>
        </w:rPr>
      </w:pPr>
      <w:r>
        <w:rPr>
          <w:rFonts w:ascii="Arial" w:hAnsi="Arial" w:cs="Arial"/>
          <w:i w:val="0"/>
          <w:color w:val="auto"/>
        </w:rPr>
        <w:t xml:space="preserve"> </w:t>
      </w:r>
      <w:r w:rsidR="00263B1A">
        <w:rPr>
          <w:rFonts w:ascii="Arial" w:hAnsi="Arial" w:cs="Arial"/>
          <w:i w:val="0"/>
          <w:color w:val="auto"/>
        </w:rPr>
        <w:t>3</w:t>
      </w:r>
      <w:r>
        <w:rPr>
          <w:rFonts w:ascii="Arial" w:hAnsi="Arial" w:cs="Arial" w:hint="eastAsia"/>
          <w:i w:val="0"/>
          <w:color w:val="auto"/>
        </w:rPr>
        <w:t>注册入口链接</w:t>
      </w:r>
      <w:r>
        <w:rPr>
          <w:rFonts w:ascii="Arial" w:hAnsi="Arial" w:cs="Arial" w:hint="eastAsia"/>
          <w:i w:val="0"/>
          <w:color w:val="auto"/>
        </w:rPr>
        <w:t xml:space="preserve"> </w:t>
      </w:r>
      <w:r w:rsidR="0093321B">
        <w:rPr>
          <w:rFonts w:ascii="Arial" w:hAnsi="Arial" w:cs="Arial"/>
          <w:i w:val="0"/>
          <w:color w:val="auto"/>
        </w:rPr>
        <w:t xml:space="preserve">    </w:t>
      </w:r>
      <w:r w:rsidR="00263B1A">
        <w:rPr>
          <w:rFonts w:ascii="Arial" w:hAnsi="Arial" w:cs="Arial"/>
          <w:i w:val="0"/>
          <w:color w:val="auto"/>
        </w:rPr>
        <w:t>4</w:t>
      </w:r>
      <w:r>
        <w:rPr>
          <w:rFonts w:ascii="Arial" w:hAnsi="Arial" w:cs="Arial" w:hint="eastAsia"/>
          <w:i w:val="0"/>
          <w:color w:val="auto"/>
        </w:rPr>
        <w:t>忘记密码入口</w:t>
      </w:r>
      <w:r w:rsidR="00C81858">
        <w:rPr>
          <w:rFonts w:ascii="Arial" w:hAnsi="Arial" w:cs="Arial" w:hint="eastAsia"/>
          <w:i w:val="0"/>
          <w:color w:val="auto"/>
        </w:rPr>
        <w:t>链接</w:t>
      </w:r>
      <w:r>
        <w:rPr>
          <w:rFonts w:ascii="Arial" w:hAnsi="Arial" w:cs="Arial" w:hint="eastAsia"/>
          <w:i w:val="0"/>
          <w:color w:val="auto"/>
        </w:rPr>
        <w:t xml:space="preserve"> </w:t>
      </w:r>
      <w:r w:rsidR="00F41CDD">
        <w:rPr>
          <w:rFonts w:ascii="Arial" w:hAnsi="Arial" w:cs="Arial"/>
          <w:i w:val="0"/>
          <w:color w:val="auto"/>
        </w:rPr>
        <w:t xml:space="preserve">    </w:t>
      </w:r>
      <w:r>
        <w:rPr>
          <w:rFonts w:ascii="Arial" w:hAnsi="Arial" w:cs="Arial"/>
          <w:i w:val="0"/>
          <w:color w:val="auto"/>
        </w:rPr>
        <w:t xml:space="preserve"> </w:t>
      </w:r>
      <w:r w:rsidR="00263B1A">
        <w:rPr>
          <w:rFonts w:ascii="Arial" w:hAnsi="Arial" w:cs="Arial"/>
          <w:i w:val="0"/>
          <w:color w:val="auto"/>
        </w:rPr>
        <w:t>5</w:t>
      </w:r>
      <w:r w:rsidR="00C81858">
        <w:rPr>
          <w:rFonts w:ascii="Arial" w:hAnsi="Arial" w:cs="Arial" w:hint="eastAsia"/>
          <w:i w:val="0"/>
          <w:color w:val="auto"/>
        </w:rPr>
        <w:t>主商城入口链接</w:t>
      </w:r>
      <w:r w:rsidR="00FC1D83">
        <w:rPr>
          <w:rFonts w:ascii="Arial" w:hAnsi="Arial" w:cs="Arial" w:hint="eastAsia"/>
          <w:i w:val="0"/>
          <w:color w:val="auto"/>
        </w:rPr>
        <w:t>。</w:t>
      </w:r>
    </w:p>
    <w:p w:rsidR="00263B1A" w:rsidRDefault="00263B1A">
      <w:pPr>
        <w:pStyle w:val="infoblue"/>
        <w:spacing w:before="0" w:beforeAutospacing="0" w:afterLines="50" w:after="156" w:afterAutospacing="0"/>
        <w:ind w:firstLine="420"/>
        <w:rPr>
          <w:rFonts w:ascii="Arial" w:hAnsi="Arial" w:cs="Arial"/>
          <w:i w:val="0"/>
          <w:color w:val="auto"/>
        </w:rPr>
      </w:pPr>
      <w:r w:rsidRPr="00263B1A">
        <w:rPr>
          <w:rFonts w:ascii="Arial" w:hAnsi="Arial" w:cs="Arial"/>
          <w:i w:val="0"/>
          <w:noProof/>
          <w:color w:val="auto"/>
        </w:rPr>
        <w:lastRenderedPageBreak/>
        <w:drawing>
          <wp:inline distT="0" distB="0" distL="0" distR="0">
            <wp:extent cx="5943600" cy="2883001"/>
            <wp:effectExtent l="0" t="0" r="0" b="0"/>
            <wp:docPr id="4" name="图片 4" descr="C:\Users\Administrator\Documents\Tencent Files\3003379810\Image\C2C\$[12L3~0A]]G]_QQ)HP3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2L3~0A]]G]_QQ)HP3G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3001"/>
                    </a:xfrm>
                    <a:prstGeom prst="rect">
                      <a:avLst/>
                    </a:prstGeom>
                    <a:noFill/>
                    <a:ln>
                      <a:noFill/>
                    </a:ln>
                  </pic:spPr>
                </pic:pic>
              </a:graphicData>
            </a:graphic>
          </wp:inline>
        </w:drawing>
      </w:r>
    </w:p>
    <w:p w:rsidR="00367502" w:rsidRDefault="0036750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参考</w:t>
      </w:r>
      <w:r w:rsidR="00351677">
        <w:rPr>
          <w:rFonts w:ascii="Arial" w:hAnsi="Arial" w:cs="Arial" w:hint="eastAsia"/>
          <w:i w:val="0"/>
          <w:color w:val="auto"/>
        </w:rPr>
        <w:t>效果</w:t>
      </w:r>
      <w:r>
        <w:rPr>
          <w:rFonts w:ascii="Arial" w:hAnsi="Arial" w:cs="Arial" w:hint="eastAsia"/>
          <w:i w:val="0"/>
          <w:color w:val="auto"/>
        </w:rPr>
        <w:t>图</w:t>
      </w:r>
      <w:r w:rsidR="00F8400C">
        <w:rPr>
          <w:rFonts w:ascii="Arial" w:hAnsi="Arial" w:cs="Arial" w:hint="eastAsia"/>
          <w:i w:val="0"/>
          <w:color w:val="auto"/>
        </w:rPr>
        <w:t>：</w:t>
      </w:r>
    </w:p>
    <w:p w:rsidR="000C7750" w:rsidRDefault="000C7750">
      <w:pPr>
        <w:pStyle w:val="infoblue"/>
        <w:spacing w:before="0" w:beforeAutospacing="0" w:afterLines="50" w:after="156" w:afterAutospacing="0"/>
        <w:ind w:firstLine="420"/>
        <w:rPr>
          <w:rFonts w:ascii="Arial" w:hAnsi="Arial" w:cs="Arial"/>
          <w:i w:val="0"/>
          <w:color w:val="auto"/>
        </w:rPr>
      </w:pPr>
      <w:r w:rsidRPr="000C7750">
        <w:rPr>
          <w:rFonts w:ascii="Arial" w:hAnsi="Arial" w:cs="Arial"/>
          <w:i w:val="0"/>
          <w:noProof/>
          <w:color w:val="auto"/>
        </w:rPr>
        <w:drawing>
          <wp:inline distT="0" distB="0" distL="0" distR="0">
            <wp:extent cx="5943600" cy="3786167"/>
            <wp:effectExtent l="0" t="0" r="0" b="0"/>
            <wp:docPr id="8" name="图片 8" descr="C:\Users\Administrator\Documents\Tencent Files\3003379810\Image\C2C\}1_XD(KE{9Y`2)_(YD4I`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1_XD(KE{9Y`2)_(YD4I`9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6167"/>
                    </a:xfrm>
                    <a:prstGeom prst="rect">
                      <a:avLst/>
                    </a:prstGeom>
                    <a:noFill/>
                    <a:ln>
                      <a:noFill/>
                    </a:ln>
                  </pic:spPr>
                </pic:pic>
              </a:graphicData>
            </a:graphic>
          </wp:inline>
        </w:drawing>
      </w:r>
    </w:p>
    <w:p w:rsidR="002C3187" w:rsidRDefault="002C3187" w:rsidP="002C3187">
      <w:pPr>
        <w:pStyle w:val="5"/>
        <w:numPr>
          <w:ilvl w:val="4"/>
          <w:numId w:val="1"/>
        </w:numPr>
        <w:spacing w:beforeLines="50" w:before="156" w:beforeAutospacing="0" w:afterLines="50" w:after="156" w:afterAutospacing="0"/>
        <w:ind w:left="995" w:hangingChars="472" w:hanging="995"/>
      </w:pPr>
      <w:r>
        <w:rPr>
          <w:rFonts w:hint="eastAsia"/>
        </w:rPr>
        <w:t>业务规则</w:t>
      </w:r>
    </w:p>
    <w:p w:rsid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94F90">
        <w:rPr>
          <w:rFonts w:ascii="Arial" w:hAnsi="Arial" w:cs="Arial" w:hint="eastAsia"/>
          <w:i w:val="0"/>
          <w:color w:val="auto"/>
        </w:rPr>
        <w:t>默认所有访客</w:t>
      </w:r>
      <w:r w:rsidR="00694F90">
        <w:rPr>
          <w:rFonts w:ascii="Arial" w:hAnsi="Arial" w:cs="Arial" w:hint="eastAsia"/>
          <w:i w:val="0"/>
          <w:color w:val="auto"/>
        </w:rPr>
        <w:t xml:space="preserve"> </w:t>
      </w:r>
      <w:r w:rsidR="00694F90">
        <w:rPr>
          <w:rFonts w:ascii="Arial" w:hAnsi="Arial" w:cs="Arial" w:hint="eastAsia"/>
          <w:i w:val="0"/>
          <w:color w:val="auto"/>
        </w:rPr>
        <w:t>无须权限可自由</w:t>
      </w:r>
      <w:r w:rsidR="00A82D5B">
        <w:rPr>
          <w:rFonts w:ascii="Arial" w:hAnsi="Arial" w:cs="Arial" w:hint="eastAsia"/>
          <w:i w:val="0"/>
          <w:color w:val="auto"/>
        </w:rPr>
        <w:t>访问登录界面</w:t>
      </w:r>
    </w:p>
    <w:p w:rsid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B69CB">
        <w:rPr>
          <w:rFonts w:ascii="Arial" w:hAnsi="Arial" w:cs="Arial" w:hint="eastAsia"/>
          <w:i w:val="0"/>
          <w:color w:val="auto"/>
        </w:rPr>
        <w:t>登录可</w:t>
      </w:r>
      <w:r w:rsidR="005D6769">
        <w:rPr>
          <w:rFonts w:ascii="Arial" w:hAnsi="Arial" w:cs="Arial" w:hint="eastAsia"/>
          <w:i w:val="0"/>
          <w:color w:val="auto"/>
        </w:rPr>
        <w:t>通过</w:t>
      </w:r>
      <w:r w:rsidR="006B69CB">
        <w:rPr>
          <w:rFonts w:ascii="Arial" w:hAnsi="Arial" w:cs="Arial" w:hint="eastAsia"/>
          <w:i w:val="0"/>
          <w:color w:val="auto"/>
        </w:rPr>
        <w:t>注册时</w:t>
      </w:r>
      <w:r w:rsidR="00130A97">
        <w:rPr>
          <w:rFonts w:ascii="Arial" w:hAnsi="Arial" w:cs="Arial" w:hint="eastAsia"/>
          <w:i w:val="0"/>
          <w:color w:val="auto"/>
        </w:rPr>
        <w:t>有效手机号或电子邮箱</w:t>
      </w:r>
      <w:r w:rsidR="006B69CB">
        <w:rPr>
          <w:rFonts w:ascii="Arial" w:hAnsi="Arial" w:cs="Arial" w:hint="eastAsia"/>
          <w:i w:val="0"/>
          <w:color w:val="auto"/>
        </w:rPr>
        <w:t>或设定用户名三种方式加上密码进行登录</w:t>
      </w:r>
    </w:p>
    <w:p w:rsidR="002C3187" w:rsidRP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B69CB">
        <w:rPr>
          <w:rFonts w:ascii="Arial" w:hAnsi="Arial" w:cs="Arial" w:hint="eastAsia"/>
          <w:i w:val="0"/>
          <w:color w:val="auto"/>
        </w:rPr>
        <w:t>登录成功跳转</w:t>
      </w:r>
      <w:r w:rsidR="009A4EDB">
        <w:rPr>
          <w:rFonts w:ascii="Arial" w:hAnsi="Arial" w:cs="Arial" w:hint="eastAsia"/>
          <w:i w:val="0"/>
          <w:color w:val="auto"/>
        </w:rPr>
        <w:t>至上一个</w:t>
      </w:r>
      <w:r w:rsidR="006B69CB">
        <w:rPr>
          <w:rFonts w:ascii="Arial" w:hAnsi="Arial" w:cs="Arial" w:hint="eastAsia"/>
          <w:i w:val="0"/>
          <w:color w:val="auto"/>
        </w:rPr>
        <w:t>操作页面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5" w:name="_Toc426032831"/>
      <w:r>
        <w:rPr>
          <w:rFonts w:hint="eastAsia"/>
        </w:rPr>
        <w:lastRenderedPageBreak/>
        <w:t>输入说明</w:t>
      </w:r>
      <w:bookmarkEnd w:id="45"/>
    </w:p>
    <w:p w:rsidR="00165359" w:rsidRDefault="00222EDC"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主商城界面</w:t>
      </w:r>
      <w:r>
        <w:rPr>
          <w:rFonts w:ascii="Arial" w:hAnsi="Arial" w:cs="Arial" w:hint="eastAsia"/>
          <w:i w:val="0"/>
          <w:color w:val="auto"/>
        </w:rPr>
        <w:t xml:space="preserve"> </w:t>
      </w:r>
      <w:r>
        <w:rPr>
          <w:rFonts w:ascii="Arial" w:hAnsi="Arial" w:cs="Arial"/>
          <w:i w:val="0"/>
          <w:color w:val="auto"/>
        </w:rPr>
        <w:t>–</w:t>
      </w:r>
      <w:r>
        <w:rPr>
          <w:rFonts w:ascii="Arial" w:hAnsi="Arial" w:cs="Arial" w:hint="eastAsia"/>
          <w:i w:val="0"/>
          <w:color w:val="auto"/>
        </w:rPr>
        <w:t>-</w:t>
      </w:r>
      <w:r>
        <w:rPr>
          <w:rFonts w:ascii="Arial" w:hAnsi="Arial" w:cs="Arial"/>
          <w:i w:val="0"/>
          <w:color w:val="auto"/>
        </w:rPr>
        <w:t>&gt;</w:t>
      </w:r>
      <w:r w:rsidR="0027366F">
        <w:rPr>
          <w:rFonts w:ascii="Arial" w:hAnsi="Arial" w:cs="Arial"/>
          <w:i w:val="0"/>
          <w:color w:val="auto"/>
        </w:rPr>
        <w:t xml:space="preserve">   </w:t>
      </w:r>
      <w:r>
        <w:rPr>
          <w:rFonts w:ascii="Arial" w:hAnsi="Arial" w:cs="Arial" w:hint="eastAsia"/>
          <w:i w:val="0"/>
          <w:color w:val="auto"/>
        </w:rPr>
        <w:t>点击</w:t>
      </w:r>
      <w:r>
        <w:rPr>
          <w:rFonts w:ascii="Arial" w:hAnsi="Arial" w:cs="Arial" w:hint="eastAsia"/>
          <w:i w:val="0"/>
          <w:color w:val="auto"/>
        </w:rPr>
        <w:t xml:space="preserve"> </w:t>
      </w:r>
      <w:r>
        <w:rPr>
          <w:rFonts w:ascii="Arial" w:hAnsi="Arial" w:cs="Arial" w:hint="eastAsia"/>
          <w:i w:val="0"/>
          <w:color w:val="auto"/>
        </w:rPr>
        <w:t>登录</w:t>
      </w:r>
      <w:r>
        <w:rPr>
          <w:rFonts w:ascii="Arial" w:hAnsi="Arial" w:cs="Arial" w:hint="eastAsia"/>
          <w:i w:val="0"/>
          <w:color w:val="auto"/>
        </w:rPr>
        <w:t xml:space="preserve"> </w:t>
      </w:r>
      <w:r>
        <w:rPr>
          <w:rFonts w:ascii="Arial" w:hAnsi="Arial" w:cs="Arial" w:hint="eastAsia"/>
          <w:i w:val="0"/>
          <w:color w:val="auto"/>
        </w:rPr>
        <w:t>链接</w:t>
      </w:r>
      <w:r>
        <w:rPr>
          <w:rFonts w:ascii="Arial" w:hAnsi="Arial" w:cs="Arial" w:hint="eastAsia"/>
          <w:i w:val="0"/>
          <w:color w:val="auto"/>
        </w:rPr>
        <w:t xml:space="preserve"> </w:t>
      </w:r>
      <w:r w:rsidR="0027366F">
        <w:rPr>
          <w:rFonts w:ascii="Arial" w:hAnsi="Arial" w:cs="Arial"/>
          <w:i w:val="0"/>
          <w:color w:val="auto"/>
        </w:rPr>
        <w:t xml:space="preserve"> </w:t>
      </w:r>
      <w:r>
        <w:rPr>
          <w:rFonts w:ascii="Arial" w:hAnsi="Arial" w:cs="Arial"/>
          <w:i w:val="0"/>
          <w:color w:val="auto"/>
        </w:rPr>
        <w:t>–</w:t>
      </w:r>
      <w:r>
        <w:rPr>
          <w:rFonts w:ascii="Arial" w:hAnsi="Arial" w:cs="Arial" w:hint="eastAsia"/>
          <w:i w:val="0"/>
          <w:color w:val="auto"/>
        </w:rPr>
        <w:t>&gt;</w:t>
      </w:r>
      <w:r w:rsidR="0027366F">
        <w:rPr>
          <w:rFonts w:ascii="Arial" w:hAnsi="Arial" w:cs="Arial"/>
          <w:i w:val="0"/>
          <w:color w:val="auto"/>
        </w:rPr>
        <w:t xml:space="preserve">  </w:t>
      </w:r>
      <w:r>
        <w:rPr>
          <w:rFonts w:ascii="Arial" w:hAnsi="Arial" w:cs="Arial" w:hint="eastAsia"/>
          <w:i w:val="0"/>
          <w:color w:val="auto"/>
        </w:rPr>
        <w:t>进入登录界面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216C1B">
            <w:pPr>
              <w:rPr>
                <w:rFonts w:ascii="Calibri" w:hAnsi="Calibri"/>
                <w:color w:val="000000"/>
                <w:szCs w:val="21"/>
              </w:rPr>
            </w:pPr>
            <w:r>
              <w:rPr>
                <w:rFonts w:ascii="Calibri" w:hAnsi="Calibri" w:hint="eastAsia"/>
                <w:color w:val="000000"/>
                <w:szCs w:val="21"/>
              </w:rPr>
              <w:t>账号</w:t>
            </w:r>
          </w:p>
        </w:tc>
        <w:tc>
          <w:tcPr>
            <w:tcW w:w="1418" w:type="dxa"/>
            <w:vAlign w:val="center"/>
          </w:tcPr>
          <w:p w:rsidR="00165359" w:rsidRDefault="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165359" w:rsidRPr="000502BE" w:rsidRDefault="00473F8E"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必须</w:t>
            </w:r>
            <w:r w:rsidR="00D30D7C" w:rsidRPr="000502BE">
              <w:rPr>
                <w:rFonts w:ascii="Calibri" w:hAnsi="Calibri" w:hint="eastAsia"/>
                <w:color w:val="000000"/>
                <w:szCs w:val="21"/>
              </w:rPr>
              <w:t>项，</w:t>
            </w:r>
            <w:r>
              <w:rPr>
                <w:rFonts w:ascii="Calibri" w:hAnsi="Calibri" w:hint="eastAsia"/>
                <w:color w:val="000000"/>
                <w:szCs w:val="21"/>
              </w:rPr>
              <w:t>输入框，</w:t>
            </w:r>
            <w:r w:rsidR="00D30D7C" w:rsidRPr="000502BE">
              <w:rPr>
                <w:rFonts w:ascii="Calibri" w:hAnsi="Calibri" w:hint="eastAsia"/>
                <w:color w:val="000000"/>
                <w:szCs w:val="21"/>
              </w:rPr>
              <w:t>不可为空</w:t>
            </w:r>
            <w:r w:rsidR="001C340E">
              <w:rPr>
                <w:rFonts w:ascii="Calibri" w:hAnsi="Calibri" w:hint="eastAsia"/>
                <w:color w:val="000000"/>
                <w:szCs w:val="21"/>
              </w:rPr>
              <w:t xml:space="preserve"> </w:t>
            </w:r>
            <w:r w:rsidR="001C340E">
              <w:rPr>
                <w:rFonts w:ascii="Calibri" w:hAnsi="Calibri" w:hint="eastAsia"/>
                <w:color w:val="000000"/>
                <w:szCs w:val="21"/>
              </w:rPr>
              <w:t>提示：账号不能为空</w:t>
            </w:r>
          </w:p>
          <w:p w:rsidR="000502BE" w:rsidRDefault="00BA59F2"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BA59F2" w:rsidRDefault="00BA59F2"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BA59F2" w:rsidRPr="000502BE" w:rsidRDefault="00BE724F" w:rsidP="00473F8E">
            <w:pPr>
              <w:pStyle w:val="af0"/>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165359" w:rsidRDefault="0053496E">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14:anchorId="63CE76A9" wp14:editId="093C37AE">
                  <wp:extent cx="200025" cy="219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221D65">
        <w:tc>
          <w:tcPr>
            <w:tcW w:w="1527" w:type="dxa"/>
            <w:vAlign w:val="center"/>
          </w:tcPr>
          <w:p w:rsidR="00221D65" w:rsidRDefault="00216C1B">
            <w:pPr>
              <w:rPr>
                <w:rFonts w:ascii="Calibri" w:hAnsi="Calibri"/>
                <w:color w:val="000000"/>
                <w:szCs w:val="21"/>
              </w:rPr>
            </w:pPr>
            <w:r>
              <w:rPr>
                <w:rFonts w:ascii="Calibri" w:hAnsi="Calibri" w:hint="eastAsia"/>
                <w:color w:val="000000"/>
                <w:szCs w:val="21"/>
              </w:rPr>
              <w:t>密码</w:t>
            </w:r>
          </w:p>
        </w:tc>
        <w:tc>
          <w:tcPr>
            <w:tcW w:w="1418" w:type="dxa"/>
            <w:vAlign w:val="center"/>
          </w:tcPr>
          <w:p w:rsidR="00221D65" w:rsidRDefault="006F6AE0">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221D65" w:rsidRPr="00473F8E" w:rsidRDefault="00473F8E" w:rsidP="00473F8E">
            <w:pPr>
              <w:pStyle w:val="af0"/>
              <w:numPr>
                <w:ilvl w:val="0"/>
                <w:numId w:val="11"/>
              </w:numPr>
              <w:ind w:firstLineChars="0"/>
              <w:rPr>
                <w:rFonts w:ascii="Calibri" w:hAnsi="Calibri"/>
                <w:color w:val="000000"/>
                <w:szCs w:val="21"/>
              </w:rPr>
            </w:pPr>
            <w:r>
              <w:rPr>
                <w:rFonts w:ascii="Calibri" w:hAnsi="Calibri" w:hint="eastAsia"/>
                <w:color w:val="000000"/>
                <w:szCs w:val="21"/>
              </w:rPr>
              <w:t>必须填写项，</w:t>
            </w:r>
            <w:r w:rsidR="00221D65" w:rsidRPr="00473F8E">
              <w:rPr>
                <w:rFonts w:ascii="Calibri" w:hAnsi="Calibri" w:hint="eastAsia"/>
                <w:color w:val="000000"/>
                <w:szCs w:val="21"/>
              </w:rPr>
              <w:t>不可为空</w:t>
            </w:r>
            <w:r w:rsidR="00AA07A6">
              <w:rPr>
                <w:rFonts w:ascii="Calibri" w:hAnsi="Calibri" w:hint="eastAsia"/>
                <w:color w:val="000000"/>
                <w:szCs w:val="21"/>
              </w:rPr>
              <w:t xml:space="preserve"> </w:t>
            </w:r>
            <w:r w:rsidR="00AA07A6">
              <w:rPr>
                <w:rFonts w:ascii="Calibri" w:hAnsi="Calibri" w:hint="eastAsia"/>
                <w:color w:val="000000"/>
                <w:szCs w:val="21"/>
              </w:rPr>
              <w:t>提示：密码不能</w:t>
            </w:r>
            <w:r w:rsidR="002A47E9">
              <w:rPr>
                <w:rFonts w:ascii="Calibri" w:hAnsi="Calibri" w:hint="eastAsia"/>
                <w:color w:val="000000"/>
                <w:szCs w:val="21"/>
              </w:rPr>
              <w:t>为</w:t>
            </w:r>
            <w:r w:rsidR="00AA07A6">
              <w:rPr>
                <w:rFonts w:ascii="Calibri" w:hAnsi="Calibri" w:hint="eastAsia"/>
                <w:color w:val="000000"/>
                <w:szCs w:val="21"/>
              </w:rPr>
              <w:t>空</w:t>
            </w:r>
          </w:p>
          <w:p w:rsidR="001F0FBA" w:rsidRPr="00D063D1" w:rsidRDefault="001F0FBA" w:rsidP="00D063D1">
            <w:pPr>
              <w:pStyle w:val="af0"/>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221D65" w:rsidRDefault="0053496E">
            <w:pPr>
              <w:ind w:firstLine="525"/>
              <w:rPr>
                <w:rFonts w:ascii="Calibri" w:hAnsi="Calibri"/>
                <w:color w:val="000000"/>
                <w:szCs w:val="21"/>
              </w:rPr>
            </w:pPr>
            <w:r>
              <w:rPr>
                <w:noProof/>
              </w:rPr>
              <w:drawing>
                <wp:inline distT="0" distB="0" distL="0" distR="0" wp14:anchorId="7E10BF80" wp14:editId="638FA003">
                  <wp:extent cx="200025" cy="219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165359">
        <w:tc>
          <w:tcPr>
            <w:tcW w:w="1527" w:type="dxa"/>
            <w:vAlign w:val="center"/>
          </w:tcPr>
          <w:p w:rsidR="00165359" w:rsidRDefault="009A13D8">
            <w:pPr>
              <w:rPr>
                <w:rFonts w:ascii="Calibri" w:hAnsi="Calibri"/>
                <w:color w:val="000000"/>
                <w:szCs w:val="21"/>
              </w:rPr>
            </w:pPr>
            <w:r>
              <w:rPr>
                <w:rFonts w:ascii="Calibri" w:hAnsi="Calibri" w:hint="eastAsia"/>
                <w:color w:val="000000"/>
                <w:szCs w:val="21"/>
              </w:rPr>
              <w:t>图形验证码</w:t>
            </w:r>
          </w:p>
        </w:tc>
        <w:tc>
          <w:tcPr>
            <w:tcW w:w="1418" w:type="dxa"/>
            <w:vAlign w:val="center"/>
          </w:tcPr>
          <w:p w:rsidR="00165359" w:rsidRDefault="006F6AE0" w:rsidP="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165359" w:rsidRPr="003A7F4F" w:rsidRDefault="003A7F4F" w:rsidP="003A7F4F">
            <w:pPr>
              <w:pStyle w:val="af0"/>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3A7F4F" w:rsidRDefault="003A7F4F" w:rsidP="003A7F4F">
            <w:pPr>
              <w:pStyle w:val="af0"/>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A90349" w:rsidRPr="003A7F4F" w:rsidRDefault="00A90349" w:rsidP="003A7F4F">
            <w:pPr>
              <w:pStyle w:val="af0"/>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165359" w:rsidRDefault="00D30D7C">
            <w:pPr>
              <w:ind w:firstLine="525"/>
              <w:rPr>
                <w:rFonts w:ascii="Calibri" w:hAnsi="Calibri"/>
                <w:color w:val="000000"/>
                <w:szCs w:val="21"/>
              </w:rPr>
            </w:pPr>
            <w:r>
              <w:rPr>
                <w:rFonts w:ascii="Calibri" w:hAnsi="Calibri" w:hint="eastAsia"/>
                <w:color w:val="000000"/>
                <w:szCs w:val="21"/>
              </w:rPr>
              <w:t xml:space="preserve">　</w:t>
            </w:r>
            <w:r w:rsidR="0053496E">
              <w:rPr>
                <w:noProof/>
              </w:rPr>
              <w:drawing>
                <wp:inline distT="0" distB="0" distL="0" distR="0" wp14:anchorId="7E10BF80" wp14:editId="638FA003">
                  <wp:extent cx="200025" cy="219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DB6180">
        <w:tc>
          <w:tcPr>
            <w:tcW w:w="1527" w:type="dxa"/>
            <w:vAlign w:val="center"/>
          </w:tcPr>
          <w:p w:rsidR="00DB6180" w:rsidRDefault="00DB6180">
            <w:pPr>
              <w:rPr>
                <w:rFonts w:ascii="Calibri" w:hAnsi="Calibri"/>
                <w:color w:val="000000"/>
                <w:szCs w:val="21"/>
              </w:rPr>
            </w:pPr>
            <w:r>
              <w:rPr>
                <w:rFonts w:ascii="Calibri" w:hAnsi="Calibri" w:hint="eastAsia"/>
                <w:color w:val="000000"/>
                <w:szCs w:val="21"/>
              </w:rPr>
              <w:t>记住我</w:t>
            </w:r>
          </w:p>
        </w:tc>
        <w:tc>
          <w:tcPr>
            <w:tcW w:w="1418" w:type="dxa"/>
            <w:vAlign w:val="center"/>
          </w:tcPr>
          <w:p w:rsidR="00DB6180" w:rsidRDefault="00BC7D05">
            <w:pPr>
              <w:rPr>
                <w:rFonts w:ascii="Calibri" w:hAnsi="Calibri"/>
                <w:color w:val="000000"/>
                <w:szCs w:val="21"/>
              </w:rPr>
            </w:pPr>
            <w:r>
              <w:rPr>
                <w:rFonts w:ascii="Calibri" w:hAnsi="Calibri" w:hint="eastAsia"/>
                <w:color w:val="000000"/>
                <w:szCs w:val="21"/>
              </w:rPr>
              <w:t>复选框</w:t>
            </w:r>
          </w:p>
        </w:tc>
        <w:tc>
          <w:tcPr>
            <w:tcW w:w="4534" w:type="dxa"/>
            <w:vAlign w:val="center"/>
          </w:tcPr>
          <w:p w:rsidR="00DB6180" w:rsidRDefault="00407D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sidR="008A6D3E">
              <w:rPr>
                <w:rFonts w:ascii="Calibri" w:hAnsi="Calibri" w:hint="eastAsia"/>
                <w:color w:val="000000"/>
                <w:szCs w:val="21"/>
              </w:rPr>
              <w:t>3</w:t>
            </w:r>
            <w:r w:rsidR="008A6D3E">
              <w:rPr>
                <w:rFonts w:ascii="Calibri" w:hAnsi="Calibri"/>
                <w:color w:val="000000"/>
                <w:szCs w:val="21"/>
              </w:rPr>
              <w:t>0</w:t>
            </w:r>
            <w:r w:rsidR="008A6D3E">
              <w:rPr>
                <w:rFonts w:ascii="Calibri" w:hAnsi="Calibri" w:hint="eastAsia"/>
                <w:color w:val="000000"/>
                <w:szCs w:val="21"/>
              </w:rPr>
              <w:t>天</w:t>
            </w:r>
          </w:p>
        </w:tc>
        <w:tc>
          <w:tcPr>
            <w:tcW w:w="1986" w:type="dxa"/>
            <w:vAlign w:val="center"/>
          </w:tcPr>
          <w:p w:rsidR="00DB6180" w:rsidRDefault="00DB6180">
            <w:pPr>
              <w:ind w:firstLine="525"/>
              <w:rPr>
                <w:rFonts w:ascii="Calibri" w:hAnsi="Calibri"/>
                <w:color w:val="000000"/>
                <w:szCs w:val="21"/>
              </w:rPr>
            </w:pPr>
          </w:p>
        </w:tc>
      </w:tr>
      <w:tr w:rsidR="00165359">
        <w:tc>
          <w:tcPr>
            <w:tcW w:w="1527" w:type="dxa"/>
            <w:vAlign w:val="center"/>
          </w:tcPr>
          <w:p w:rsidR="00165359" w:rsidRDefault="00912DDD">
            <w:pPr>
              <w:rPr>
                <w:rFonts w:ascii="Calibri" w:hAnsi="Calibri"/>
                <w:color w:val="000000"/>
                <w:szCs w:val="21"/>
              </w:rPr>
            </w:pPr>
            <w:r>
              <w:rPr>
                <w:rFonts w:ascii="Calibri" w:hAnsi="Calibri" w:hint="eastAsia"/>
                <w:color w:val="000000"/>
                <w:szCs w:val="21"/>
              </w:rPr>
              <w:t>登录按钮</w:t>
            </w:r>
          </w:p>
        </w:tc>
        <w:tc>
          <w:tcPr>
            <w:tcW w:w="1418" w:type="dxa"/>
            <w:vAlign w:val="center"/>
          </w:tcPr>
          <w:p w:rsidR="00165359" w:rsidRDefault="00BC7D05">
            <w:pPr>
              <w:rPr>
                <w:rFonts w:ascii="Calibri" w:hAnsi="Calibri"/>
                <w:color w:val="000000"/>
                <w:szCs w:val="21"/>
              </w:rPr>
            </w:pPr>
            <w:r>
              <w:rPr>
                <w:rFonts w:ascii="Calibri" w:hAnsi="Calibri" w:hint="eastAsia"/>
                <w:color w:val="000000"/>
                <w:szCs w:val="21"/>
              </w:rPr>
              <w:t>按钮</w:t>
            </w:r>
          </w:p>
        </w:tc>
        <w:tc>
          <w:tcPr>
            <w:tcW w:w="4534" w:type="dxa"/>
            <w:vAlign w:val="center"/>
          </w:tcPr>
          <w:p w:rsidR="00165359" w:rsidRPr="00D063D1" w:rsidRDefault="00D063D1" w:rsidP="00D063D1">
            <w:pPr>
              <w:pStyle w:val="af0"/>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D063D1" w:rsidRPr="00D063D1" w:rsidRDefault="00D063D1" w:rsidP="00D063D1">
            <w:pPr>
              <w:pStyle w:val="af0"/>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165359" w:rsidRDefault="00165359">
            <w:pPr>
              <w:ind w:firstLine="525"/>
              <w:rPr>
                <w:rFonts w:ascii="Calibri" w:hAnsi="Calibri"/>
                <w:color w:val="000000"/>
                <w:szCs w:val="21"/>
              </w:rPr>
            </w:pPr>
          </w:p>
        </w:tc>
      </w:tr>
      <w:tr w:rsidR="00C3267F">
        <w:tc>
          <w:tcPr>
            <w:tcW w:w="1527" w:type="dxa"/>
            <w:vAlign w:val="center"/>
          </w:tcPr>
          <w:p w:rsidR="00C3267F" w:rsidRDefault="00C3267F">
            <w:pPr>
              <w:rPr>
                <w:rFonts w:ascii="Calibri" w:hAnsi="Calibri"/>
                <w:color w:val="000000"/>
                <w:szCs w:val="21"/>
              </w:rPr>
            </w:pPr>
            <w:r>
              <w:rPr>
                <w:rFonts w:ascii="Calibri" w:hAnsi="Calibri" w:hint="eastAsia"/>
                <w:color w:val="000000"/>
                <w:szCs w:val="21"/>
              </w:rPr>
              <w:t>链接入口</w:t>
            </w:r>
          </w:p>
        </w:tc>
        <w:tc>
          <w:tcPr>
            <w:tcW w:w="1418" w:type="dxa"/>
            <w:vAlign w:val="center"/>
          </w:tcPr>
          <w:p w:rsidR="00C3267F" w:rsidRDefault="00052A8E">
            <w:pPr>
              <w:rPr>
                <w:rFonts w:ascii="Calibri" w:hAnsi="Calibri"/>
                <w:color w:val="000000"/>
                <w:szCs w:val="21"/>
              </w:rPr>
            </w:pPr>
            <w:r>
              <w:rPr>
                <w:rFonts w:ascii="Calibri" w:hAnsi="Calibri" w:hint="eastAsia"/>
                <w:color w:val="000000"/>
                <w:szCs w:val="21"/>
              </w:rPr>
              <w:t>链接</w:t>
            </w:r>
          </w:p>
        </w:tc>
        <w:tc>
          <w:tcPr>
            <w:tcW w:w="4534" w:type="dxa"/>
            <w:vAlign w:val="center"/>
          </w:tcPr>
          <w:p w:rsidR="00C3267F" w:rsidRPr="00CF5436" w:rsidRDefault="00CF5436" w:rsidP="00CF5436">
            <w:pPr>
              <w:pStyle w:val="af0"/>
              <w:numPr>
                <w:ilvl w:val="0"/>
                <w:numId w:val="14"/>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CF5436" w:rsidRDefault="00CF5436" w:rsidP="00CF5436">
            <w:pPr>
              <w:pStyle w:val="af0"/>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CF5436" w:rsidRPr="00CF5436" w:rsidRDefault="00CF5436" w:rsidP="00CF5436">
            <w:pPr>
              <w:pStyle w:val="af0"/>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C3267F" w:rsidRDefault="00C3267F">
            <w:pPr>
              <w:ind w:firstLine="525"/>
              <w:rPr>
                <w:rFonts w:ascii="Calibri" w:hAnsi="Calibri"/>
                <w:color w:val="000000"/>
                <w:szCs w:val="21"/>
              </w:rPr>
            </w:pPr>
          </w:p>
        </w:tc>
      </w:tr>
    </w:tbl>
    <w:p w:rsidR="00165359" w:rsidRDefault="00D30D7C" w:rsidP="00F87D5F">
      <w:pPr>
        <w:pStyle w:val="5"/>
        <w:numPr>
          <w:ilvl w:val="4"/>
          <w:numId w:val="1"/>
        </w:numPr>
        <w:spacing w:beforeLines="50" w:before="156" w:beforeAutospacing="0" w:afterLines="50" w:after="156" w:afterAutospacing="0"/>
        <w:ind w:left="995" w:hangingChars="472" w:hanging="995"/>
      </w:pPr>
      <w:bookmarkStart w:id="46" w:name="_Toc426032832"/>
      <w:r>
        <w:rPr>
          <w:rFonts w:hint="eastAsia"/>
        </w:rPr>
        <w:t>输出说明</w:t>
      </w:r>
      <w:bookmarkEnd w:id="46"/>
    </w:p>
    <w:p w:rsidR="00D02E29" w:rsidRDefault="003D3275" w:rsidP="003D3275">
      <w:pPr>
        <w:pStyle w:val="af0"/>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3D3275" w:rsidRPr="00D02E29" w:rsidRDefault="003D3275" w:rsidP="003D3275">
      <w:pPr>
        <w:pStyle w:val="af0"/>
        <w:numPr>
          <w:ilvl w:val="0"/>
          <w:numId w:val="10"/>
        </w:numPr>
        <w:ind w:firstLineChars="0"/>
      </w:pPr>
      <w:r>
        <w:rPr>
          <w:rFonts w:hint="eastAsia"/>
        </w:rPr>
        <w:t>登录未成功页面进行提示</w:t>
      </w:r>
      <w:r>
        <w:rPr>
          <w:rFonts w:hint="eastAsia"/>
        </w:rPr>
        <w:t xml:space="preserve"> </w:t>
      </w:r>
    </w:p>
    <w:p w:rsidR="00165359" w:rsidRDefault="00A71542">
      <w:pPr>
        <w:pStyle w:val="4"/>
        <w:numPr>
          <w:ilvl w:val="3"/>
          <w:numId w:val="1"/>
        </w:numPr>
      </w:pPr>
      <w:r>
        <w:rPr>
          <w:rFonts w:hint="eastAsia"/>
        </w:rPr>
        <w:t>注册页面入口</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7" w:name="_Toc426032834"/>
      <w:r>
        <w:rPr>
          <w:rFonts w:hint="eastAsia"/>
        </w:rPr>
        <w:t>功能描述</w:t>
      </w:r>
      <w:bookmarkEnd w:id="47"/>
    </w:p>
    <w:p w:rsidR="00693024" w:rsidRDefault="007E5CEB"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买家注册功能</w:t>
      </w:r>
      <w:r>
        <w:rPr>
          <w:rFonts w:ascii="Arial" w:hAnsi="Arial" w:cs="Arial" w:hint="eastAsia"/>
          <w:i w:val="0"/>
          <w:color w:val="auto"/>
        </w:rPr>
        <w:t xml:space="preserve"> </w:t>
      </w:r>
      <w:r>
        <w:rPr>
          <w:rFonts w:ascii="Arial" w:hAnsi="Arial" w:cs="Arial"/>
          <w:i w:val="0"/>
          <w:color w:val="auto"/>
        </w:rPr>
        <w:t>1</w:t>
      </w:r>
      <w:r>
        <w:rPr>
          <w:rFonts w:ascii="Arial" w:hAnsi="Arial" w:cs="Arial" w:hint="eastAsia"/>
          <w:i w:val="0"/>
          <w:color w:val="auto"/>
        </w:rPr>
        <w:t>、手机号注册</w:t>
      </w:r>
      <w:r>
        <w:rPr>
          <w:rFonts w:ascii="Arial" w:hAnsi="Arial" w:cs="Arial" w:hint="eastAsia"/>
          <w:i w:val="0"/>
          <w:color w:val="auto"/>
        </w:rPr>
        <w:t xml:space="preserve"> </w:t>
      </w:r>
      <w:r w:rsidR="00A85F81">
        <w:rPr>
          <w:rFonts w:ascii="Arial" w:hAnsi="Arial" w:cs="Arial"/>
          <w:i w:val="0"/>
          <w:color w:val="auto"/>
        </w:rPr>
        <w:t xml:space="preserve">  </w:t>
      </w:r>
      <w:r w:rsidR="00B248BF">
        <w:rPr>
          <w:rFonts w:ascii="Arial" w:hAnsi="Arial" w:cs="Arial"/>
          <w:i w:val="0"/>
          <w:color w:val="auto"/>
        </w:rPr>
        <w:t xml:space="preserve">  </w:t>
      </w:r>
      <w:r w:rsidR="00A85F81">
        <w:rPr>
          <w:rFonts w:ascii="Arial" w:hAnsi="Arial" w:cs="Arial"/>
          <w:i w:val="0"/>
          <w:color w:val="auto"/>
        </w:rPr>
        <w:t xml:space="preserve"> </w:t>
      </w:r>
      <w:r>
        <w:rPr>
          <w:rFonts w:ascii="Arial" w:hAnsi="Arial" w:cs="Arial"/>
          <w:i w:val="0"/>
          <w:color w:val="auto"/>
        </w:rPr>
        <w:t xml:space="preserve"> 2</w:t>
      </w:r>
      <w:r>
        <w:rPr>
          <w:rFonts w:ascii="Arial" w:hAnsi="Arial" w:cs="Arial" w:hint="eastAsia"/>
          <w:i w:val="0"/>
          <w:color w:val="auto"/>
        </w:rPr>
        <w:t>、邮箱账号注册</w:t>
      </w:r>
      <w:r>
        <w:rPr>
          <w:rFonts w:ascii="Arial" w:hAnsi="Arial" w:cs="Arial" w:hint="eastAsia"/>
          <w:i w:val="0"/>
          <w:color w:val="auto"/>
        </w:rPr>
        <w:t xml:space="preserve"> </w:t>
      </w:r>
      <w:r>
        <w:rPr>
          <w:rFonts w:ascii="Arial" w:hAnsi="Arial" w:cs="Arial"/>
          <w:i w:val="0"/>
          <w:color w:val="auto"/>
        </w:rPr>
        <w:t xml:space="preserve"> </w:t>
      </w:r>
      <w:r w:rsidR="00B248BF">
        <w:rPr>
          <w:rFonts w:ascii="Arial" w:hAnsi="Arial" w:cs="Arial"/>
          <w:i w:val="0"/>
          <w:color w:val="auto"/>
        </w:rPr>
        <w:t xml:space="preserve">   </w:t>
      </w:r>
      <w:r>
        <w:rPr>
          <w:rFonts w:ascii="Arial" w:hAnsi="Arial" w:cs="Arial"/>
          <w:i w:val="0"/>
          <w:color w:val="auto"/>
        </w:rPr>
        <w:t>3</w:t>
      </w:r>
      <w:r>
        <w:rPr>
          <w:rFonts w:ascii="Arial" w:hAnsi="Arial" w:cs="Arial" w:hint="eastAsia"/>
          <w:i w:val="0"/>
          <w:color w:val="auto"/>
        </w:rPr>
        <w:t>、</w:t>
      </w:r>
      <w:r w:rsidR="00693024">
        <w:rPr>
          <w:rFonts w:ascii="Arial" w:hAnsi="Arial" w:cs="Arial" w:hint="eastAsia"/>
          <w:i w:val="0"/>
          <w:color w:val="auto"/>
        </w:rPr>
        <w:t>获取验证码</w:t>
      </w:r>
      <w:r w:rsidR="00693024">
        <w:rPr>
          <w:rFonts w:ascii="Arial" w:hAnsi="Arial" w:cs="Arial" w:hint="eastAsia"/>
          <w:i w:val="0"/>
          <w:color w:val="auto"/>
        </w:rPr>
        <w:t xml:space="preserve"> </w:t>
      </w:r>
      <w:r w:rsidR="00693024">
        <w:rPr>
          <w:rFonts w:ascii="Arial" w:hAnsi="Arial" w:cs="Arial"/>
          <w:i w:val="0"/>
          <w:color w:val="auto"/>
        </w:rPr>
        <w:t xml:space="preserve">  </w:t>
      </w:r>
    </w:p>
    <w:p w:rsidR="00165359" w:rsidRDefault="00693024" w:rsidP="00693024">
      <w:pPr>
        <w:pStyle w:val="infoblue"/>
        <w:spacing w:before="0" w:beforeAutospacing="0" w:afterLines="50" w:after="156" w:afterAutospacing="0"/>
        <w:ind w:firstLineChars="800" w:firstLine="1680"/>
        <w:rPr>
          <w:rFonts w:ascii="Arial" w:hAnsi="Arial" w:cs="Arial"/>
          <w:i w:val="0"/>
          <w:color w:val="auto"/>
        </w:rPr>
      </w:pPr>
      <w:r>
        <w:rPr>
          <w:rFonts w:ascii="Arial" w:hAnsi="Arial" w:cs="Arial"/>
          <w:i w:val="0"/>
          <w:color w:val="auto"/>
        </w:rPr>
        <w:t>4</w:t>
      </w:r>
      <w:r>
        <w:rPr>
          <w:rFonts w:ascii="Arial" w:hAnsi="Arial" w:cs="Arial" w:hint="eastAsia"/>
          <w:i w:val="0"/>
          <w:color w:val="auto"/>
        </w:rPr>
        <w:t>、注册协议链接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、主商城链接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6</w:t>
      </w:r>
      <w:r>
        <w:rPr>
          <w:rFonts w:ascii="Arial" w:hAnsi="Arial" w:cs="Arial" w:hint="eastAsia"/>
          <w:i w:val="0"/>
          <w:color w:val="auto"/>
        </w:rPr>
        <w:t>、</w:t>
      </w:r>
      <w:r w:rsidR="00915C3C">
        <w:rPr>
          <w:rFonts w:ascii="Arial" w:hAnsi="Arial" w:cs="Arial" w:hint="eastAsia"/>
          <w:i w:val="0"/>
          <w:color w:val="auto"/>
        </w:rPr>
        <w:t>登录链接</w:t>
      </w:r>
      <w:r w:rsidR="00A85F81">
        <w:rPr>
          <w:rFonts w:ascii="Arial" w:hAnsi="Arial" w:cs="Arial" w:hint="eastAsia"/>
          <w:i w:val="0"/>
          <w:color w:val="auto"/>
        </w:rPr>
        <w:t>入口</w:t>
      </w:r>
    </w:p>
    <w:p w:rsidR="00693024" w:rsidRDefault="00693024"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p>
    <w:p w:rsidR="00C326A1" w:rsidRDefault="00B93C25" w:rsidP="00F87D5F">
      <w:pPr>
        <w:pStyle w:val="infoblue"/>
        <w:spacing w:before="0" w:beforeAutospacing="0" w:afterLines="50" w:after="156" w:afterAutospacing="0"/>
        <w:ind w:firstLine="420"/>
        <w:rPr>
          <w:rFonts w:ascii="Arial" w:hAnsi="Arial" w:cs="Arial"/>
          <w:i w:val="0"/>
          <w:color w:val="auto"/>
        </w:rPr>
      </w:pPr>
      <w:r w:rsidRPr="00B93C25">
        <w:rPr>
          <w:rFonts w:ascii="Arial" w:hAnsi="Arial" w:cs="Arial"/>
          <w:i w:val="0"/>
          <w:noProof/>
          <w:color w:val="auto"/>
        </w:rPr>
        <w:lastRenderedPageBreak/>
        <w:drawing>
          <wp:inline distT="0" distB="0" distL="0" distR="0">
            <wp:extent cx="5943600" cy="2958533"/>
            <wp:effectExtent l="0" t="0" r="0" b="0"/>
            <wp:docPr id="9" name="图片 9" descr="C:\Users\Administrator\Documents\Tencent Files\3003379810\Image\C2C\N(F]281ZY]]@VR$KSPTAC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N(F]281ZY]]@VR$KSPTACG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8533"/>
                    </a:xfrm>
                    <a:prstGeom prst="rect">
                      <a:avLst/>
                    </a:prstGeom>
                    <a:noFill/>
                    <a:ln>
                      <a:noFill/>
                    </a:ln>
                  </pic:spPr>
                </pic:pic>
              </a:graphicData>
            </a:graphic>
          </wp:inline>
        </w:drawing>
      </w:r>
    </w:p>
    <w:p w:rsidR="00130A97" w:rsidRDefault="00130A97" w:rsidP="00130A97">
      <w:pPr>
        <w:pStyle w:val="5"/>
        <w:numPr>
          <w:ilvl w:val="4"/>
          <w:numId w:val="1"/>
        </w:numPr>
        <w:spacing w:beforeLines="50" w:before="156" w:beforeAutospacing="0" w:afterLines="50" w:after="156" w:afterAutospacing="0"/>
        <w:ind w:left="995" w:hangingChars="472" w:hanging="995"/>
      </w:pPr>
      <w:r>
        <w:rPr>
          <w:rFonts w:hint="eastAsia"/>
        </w:rPr>
        <w:t>业务规则</w:t>
      </w:r>
    </w:p>
    <w:p w:rsidR="00130A97" w:rsidRDefault="00130A97" w:rsidP="00130A9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无须权限可自由注册平台买家</w:t>
      </w:r>
    </w:p>
    <w:p w:rsidR="00130A97" w:rsidRDefault="00130A97" w:rsidP="00130A9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注册目前只通过有效手机号或电子邮箱两个通道</w:t>
      </w:r>
    </w:p>
    <w:p w:rsidR="002C3187" w:rsidRPr="00257E12" w:rsidRDefault="00130A97" w:rsidP="00257E1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此注册步骤默认只新建账号</w:t>
      </w:r>
      <w:r w:rsidR="007F64A9">
        <w:rPr>
          <w:rFonts w:ascii="Arial" w:hAnsi="Arial" w:cs="Arial" w:hint="eastAsia"/>
          <w:i w:val="0"/>
          <w:color w:val="auto"/>
        </w:rPr>
        <w:t>不具备业务权限</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8" w:name="_Toc426032835"/>
      <w:r>
        <w:rPr>
          <w:rFonts w:hint="eastAsia"/>
        </w:rPr>
        <w:t>输入说明</w:t>
      </w:r>
      <w:bookmarkEnd w:id="48"/>
    </w:p>
    <w:p w:rsidR="00165359" w:rsidRDefault="00A438C5"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主商城</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注册链接</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E92912">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r>
              <w:rPr>
                <w:rFonts w:ascii="Calibri" w:hAnsi="Calibri" w:hint="eastAsia"/>
                <w:color w:val="000000"/>
                <w:szCs w:val="21"/>
              </w:rPr>
              <w:t xml:space="preserve"> Tab</w:t>
            </w:r>
            <w:r>
              <w:rPr>
                <w:rFonts w:ascii="Calibri" w:hAnsi="Calibri" w:hint="eastAsia"/>
                <w:color w:val="000000"/>
                <w:szCs w:val="21"/>
              </w:rPr>
              <w:t>选项卡</w:t>
            </w:r>
          </w:p>
        </w:tc>
        <w:tc>
          <w:tcPr>
            <w:tcW w:w="1418" w:type="dxa"/>
            <w:vAlign w:val="center"/>
          </w:tcPr>
          <w:p w:rsidR="00165359" w:rsidRDefault="00E92912">
            <w:pPr>
              <w:rPr>
                <w:rFonts w:ascii="Calibri" w:hAnsi="Calibri"/>
                <w:color w:val="000000"/>
                <w:szCs w:val="21"/>
              </w:rPr>
            </w:pPr>
            <w:r>
              <w:rPr>
                <w:rFonts w:ascii="Calibri" w:hAnsi="Calibri" w:hint="eastAsia"/>
                <w:color w:val="000000"/>
                <w:szCs w:val="21"/>
              </w:rPr>
              <w:t>选项卡</w:t>
            </w:r>
          </w:p>
        </w:tc>
        <w:tc>
          <w:tcPr>
            <w:tcW w:w="4534" w:type="dxa"/>
            <w:vAlign w:val="center"/>
          </w:tcPr>
          <w:p w:rsidR="00165359" w:rsidRDefault="00993354" w:rsidP="0099335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Pr="00993354">
              <w:rPr>
                <w:rFonts w:ascii="Calibri" w:hAnsi="Calibri" w:hint="eastAsia"/>
                <w:color w:val="000000"/>
                <w:szCs w:val="21"/>
              </w:rPr>
              <w:t>默认手机注册选项卡</w:t>
            </w:r>
          </w:p>
          <w:p w:rsidR="00993354" w:rsidRDefault="00993354" w:rsidP="00993354">
            <w:pPr>
              <w:rPr>
                <w:rFonts w:ascii="Calibri" w:hAnsi="Calibri"/>
                <w:color w:val="000000"/>
                <w:szCs w:val="21"/>
              </w:rPr>
            </w:pPr>
            <w:r>
              <w:rPr>
                <w:rFonts w:ascii="Calibri" w:hAnsi="Calibri" w:hint="eastAsia"/>
                <w:color w:val="000000"/>
                <w:szCs w:val="21"/>
              </w:rPr>
              <w:t>2</w:t>
            </w:r>
            <w:r w:rsidR="00B93C25">
              <w:rPr>
                <w:rFonts w:ascii="Calibri" w:hAnsi="Calibri" w:hint="eastAsia"/>
                <w:color w:val="000000"/>
                <w:szCs w:val="21"/>
              </w:rPr>
              <w:t>、</w:t>
            </w:r>
            <w:r w:rsidR="00155BC9">
              <w:rPr>
                <w:rFonts w:ascii="Calibri" w:hAnsi="Calibri" w:hint="eastAsia"/>
                <w:color w:val="000000"/>
                <w:szCs w:val="21"/>
              </w:rPr>
              <w:t>选择手机注册选项时</w:t>
            </w:r>
            <w:r w:rsidR="00155BC9">
              <w:rPr>
                <w:rFonts w:ascii="Calibri" w:hAnsi="Calibri" w:hint="eastAsia"/>
                <w:color w:val="000000"/>
                <w:szCs w:val="21"/>
              </w:rPr>
              <w:t xml:space="preserve"> </w:t>
            </w:r>
            <w:r w:rsidR="00155BC9">
              <w:rPr>
                <w:rFonts w:ascii="Calibri" w:hAnsi="Calibri" w:hint="eastAsia"/>
                <w:color w:val="000000"/>
                <w:szCs w:val="21"/>
              </w:rPr>
              <w:t>第一输入项目为手机号</w:t>
            </w:r>
          </w:p>
          <w:p w:rsidR="00993354" w:rsidRPr="00993354" w:rsidRDefault="00155BC9" w:rsidP="00993354">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、选择邮箱注册时第一输入框为电子邮箱</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14:anchorId="6D559E2A" wp14:editId="0A5AB1D6">
                  <wp:extent cx="209550" cy="200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0B42E4">
            <w:pPr>
              <w:rPr>
                <w:rFonts w:ascii="Calibri" w:hAnsi="Calibri"/>
                <w:color w:val="000000"/>
                <w:szCs w:val="21"/>
              </w:rPr>
            </w:pPr>
            <w:r>
              <w:rPr>
                <w:rFonts w:ascii="Calibri" w:hAnsi="Calibri" w:hint="eastAsia"/>
                <w:color w:val="000000"/>
                <w:szCs w:val="21"/>
              </w:rPr>
              <w:t>手机号码</w:t>
            </w:r>
          </w:p>
        </w:tc>
        <w:tc>
          <w:tcPr>
            <w:tcW w:w="1418" w:type="dxa"/>
            <w:vAlign w:val="center"/>
          </w:tcPr>
          <w:p w:rsidR="00165359" w:rsidRDefault="00D30D7C">
            <w:pPr>
              <w:rPr>
                <w:rFonts w:ascii="Calibri" w:hAnsi="Calibri"/>
                <w:color w:val="000000"/>
                <w:szCs w:val="21"/>
              </w:rPr>
            </w:pPr>
            <w:r>
              <w:rPr>
                <w:rFonts w:ascii="Calibri" w:hAnsi="Calibri" w:hint="eastAsia"/>
                <w:color w:val="000000"/>
                <w:szCs w:val="21"/>
              </w:rPr>
              <w:t>文本框</w:t>
            </w:r>
          </w:p>
        </w:tc>
        <w:tc>
          <w:tcPr>
            <w:tcW w:w="4534" w:type="dxa"/>
            <w:vAlign w:val="center"/>
          </w:tcPr>
          <w:p w:rsidR="00CE1085" w:rsidRDefault="00180536" w:rsidP="00E83B6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E1085">
              <w:rPr>
                <w:rFonts w:ascii="Calibri" w:hAnsi="Calibri" w:hint="eastAsia"/>
                <w:color w:val="000000"/>
                <w:szCs w:val="21"/>
              </w:rPr>
              <w:t>必填项</w:t>
            </w:r>
            <w:r w:rsidR="00F93092">
              <w:rPr>
                <w:rFonts w:ascii="Calibri" w:hAnsi="Calibri" w:hint="eastAsia"/>
                <w:color w:val="000000"/>
                <w:szCs w:val="21"/>
              </w:rPr>
              <w:t xml:space="preserve"> </w:t>
            </w:r>
            <w:r w:rsidR="00F93092">
              <w:rPr>
                <w:rFonts w:ascii="Calibri" w:hAnsi="Calibri"/>
                <w:color w:val="000000"/>
                <w:szCs w:val="21"/>
              </w:rPr>
              <w:t xml:space="preserve"> </w:t>
            </w:r>
            <w:r w:rsidR="00F93092">
              <w:rPr>
                <w:rFonts w:ascii="Calibri" w:hAnsi="Calibri" w:hint="eastAsia"/>
                <w:color w:val="000000"/>
                <w:szCs w:val="21"/>
              </w:rPr>
              <w:t>提示：请输入手机号码</w:t>
            </w:r>
          </w:p>
          <w:p w:rsidR="00165359" w:rsidRPr="00E83B68" w:rsidRDefault="00180536" w:rsidP="00E83B68">
            <w:pPr>
              <w:rPr>
                <w:rFonts w:ascii="Calibri" w:hAnsi="Calibri"/>
                <w:color w:val="000000"/>
                <w:szCs w:val="21"/>
              </w:rPr>
            </w:pPr>
            <w:r>
              <w:rPr>
                <w:rFonts w:ascii="Calibri" w:hAnsi="Calibri"/>
                <w:color w:val="000000"/>
                <w:szCs w:val="21"/>
              </w:rPr>
              <w:t>2</w:t>
            </w:r>
            <w:r w:rsidR="00E83B68" w:rsidRPr="00E83B68">
              <w:rPr>
                <w:rFonts w:ascii="Calibri" w:hAnsi="Calibri" w:hint="eastAsia"/>
                <w:color w:val="000000"/>
                <w:szCs w:val="21"/>
              </w:rPr>
              <w:t>、</w:t>
            </w:r>
            <w:r w:rsidR="00A1025B">
              <w:rPr>
                <w:rFonts w:ascii="Calibri" w:hAnsi="Calibri" w:hint="eastAsia"/>
                <w:color w:val="000000"/>
                <w:szCs w:val="21"/>
              </w:rPr>
              <w:t>鼠标离开时：</w:t>
            </w:r>
            <w:r w:rsidR="000B42E4" w:rsidRPr="00E83B68">
              <w:rPr>
                <w:rFonts w:ascii="Calibri" w:hAnsi="Calibri" w:hint="eastAsia"/>
                <w:color w:val="000000"/>
                <w:szCs w:val="21"/>
              </w:rPr>
              <w:t>需要校验号码格式</w:t>
            </w:r>
            <w:r w:rsidR="000B42E4" w:rsidRPr="00E83B68">
              <w:rPr>
                <w:rFonts w:ascii="Calibri" w:hAnsi="Calibri" w:hint="eastAsia"/>
                <w:color w:val="000000"/>
                <w:szCs w:val="21"/>
              </w:rPr>
              <w:t xml:space="preserve"> </w:t>
            </w:r>
            <w:r w:rsidR="000B42E4" w:rsidRPr="00E83B68">
              <w:rPr>
                <w:rFonts w:ascii="Calibri" w:hAnsi="Calibri" w:hint="eastAsia"/>
                <w:color w:val="000000"/>
                <w:szCs w:val="21"/>
              </w:rPr>
              <w:t>提示：手机号码不正确</w:t>
            </w:r>
          </w:p>
          <w:p w:rsidR="00A1025B" w:rsidRPr="00D57336" w:rsidRDefault="00180536" w:rsidP="00E83B68">
            <w:pPr>
              <w:rPr>
                <w:rFonts w:ascii="Calibri" w:hAnsi="Calibri"/>
                <w:color w:val="000000"/>
                <w:szCs w:val="21"/>
              </w:rPr>
            </w:pPr>
            <w:r>
              <w:t>3</w:t>
            </w:r>
            <w:r w:rsidR="00E83B68">
              <w:rPr>
                <w:rFonts w:hint="eastAsia"/>
              </w:rPr>
              <w:t>、</w:t>
            </w:r>
            <w:r w:rsidR="00A1025B">
              <w:rPr>
                <w:rFonts w:ascii="Calibri" w:hAnsi="Calibri" w:hint="eastAsia"/>
                <w:color w:val="000000"/>
                <w:szCs w:val="21"/>
              </w:rPr>
              <w:t>鼠标离开时：校验手机号码是否存在</w:t>
            </w:r>
            <w:r w:rsidR="00A1025B">
              <w:rPr>
                <w:rFonts w:ascii="Calibri" w:hAnsi="Calibri" w:hint="eastAsia"/>
                <w:color w:val="000000"/>
                <w:szCs w:val="21"/>
              </w:rPr>
              <w:t xml:space="preserve"> </w:t>
            </w:r>
            <w:r w:rsidR="004314B6">
              <w:rPr>
                <w:rFonts w:ascii="Calibri" w:hAnsi="Calibri" w:hint="eastAsia"/>
                <w:color w:val="000000"/>
                <w:szCs w:val="21"/>
              </w:rPr>
              <w:t>已存在则</w:t>
            </w:r>
            <w:r w:rsidR="00A1025B">
              <w:rPr>
                <w:rFonts w:ascii="Calibri" w:hAnsi="Calibri" w:hint="eastAsia"/>
                <w:color w:val="000000"/>
                <w:szCs w:val="21"/>
              </w:rPr>
              <w:t>提示：号码已注册</w:t>
            </w:r>
            <w:r w:rsidR="00A1025B">
              <w:rPr>
                <w:rFonts w:ascii="Calibri" w:hAnsi="Calibri" w:hint="eastAsia"/>
                <w:color w:val="000000"/>
                <w:szCs w:val="21"/>
              </w:rPr>
              <w:t xml:space="preserve"> </w:t>
            </w:r>
            <w:r w:rsidR="00A1025B">
              <w:rPr>
                <w:rFonts w:ascii="Calibri" w:hAnsi="Calibri" w:hint="eastAsia"/>
                <w:color w:val="000000"/>
                <w:szCs w:val="21"/>
              </w:rPr>
              <w:t>请通过忘记密码找回密码</w:t>
            </w:r>
          </w:p>
        </w:tc>
        <w:tc>
          <w:tcPr>
            <w:tcW w:w="1986" w:type="dxa"/>
            <w:vAlign w:val="center"/>
          </w:tcPr>
          <w:p w:rsidR="00165359" w:rsidRDefault="00D30D7C" w:rsidP="00533BDE">
            <w:pPr>
              <w:ind w:firstLine="525"/>
              <w:rPr>
                <w:rFonts w:ascii="Calibri" w:hAnsi="Calibri"/>
                <w:color w:val="000000"/>
                <w:szCs w:val="21"/>
              </w:rPr>
            </w:pPr>
            <w:r>
              <w:rPr>
                <w:rFonts w:ascii="Calibri" w:hAnsi="Calibri" w:hint="eastAsia"/>
                <w:color w:val="000000"/>
                <w:szCs w:val="21"/>
              </w:rPr>
              <w:t xml:space="preserve"> </w:t>
            </w:r>
            <w:r w:rsidR="00C8184E">
              <w:rPr>
                <w:noProof/>
              </w:rPr>
              <w:drawing>
                <wp:inline distT="0" distB="0" distL="0" distR="0" wp14:anchorId="3F5E88F1" wp14:editId="64E2DD9D">
                  <wp:extent cx="209550" cy="200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D57336">
        <w:tc>
          <w:tcPr>
            <w:tcW w:w="1527" w:type="dxa"/>
            <w:vAlign w:val="center"/>
          </w:tcPr>
          <w:p w:rsidR="00D57336" w:rsidRDefault="00D57336" w:rsidP="00D57336">
            <w:pPr>
              <w:rPr>
                <w:rFonts w:ascii="Calibri" w:hAnsi="Calibri"/>
                <w:color w:val="000000"/>
                <w:szCs w:val="21"/>
              </w:rPr>
            </w:pPr>
            <w:r>
              <w:rPr>
                <w:rFonts w:ascii="Calibri" w:hAnsi="Calibri" w:hint="eastAsia"/>
                <w:color w:val="000000"/>
                <w:szCs w:val="21"/>
              </w:rPr>
              <w:t>电子邮箱</w:t>
            </w:r>
          </w:p>
        </w:tc>
        <w:tc>
          <w:tcPr>
            <w:tcW w:w="1418" w:type="dxa"/>
            <w:vAlign w:val="center"/>
          </w:tcPr>
          <w:p w:rsidR="00D57336" w:rsidRDefault="00D57336" w:rsidP="00D57336">
            <w:pPr>
              <w:rPr>
                <w:rFonts w:ascii="Calibri" w:hAnsi="Calibri"/>
                <w:color w:val="000000"/>
                <w:szCs w:val="21"/>
              </w:rPr>
            </w:pPr>
            <w:r>
              <w:rPr>
                <w:rFonts w:ascii="Calibri" w:hAnsi="Calibri" w:hint="eastAsia"/>
                <w:color w:val="000000"/>
                <w:szCs w:val="21"/>
              </w:rPr>
              <w:t>文本框</w:t>
            </w:r>
          </w:p>
        </w:tc>
        <w:tc>
          <w:tcPr>
            <w:tcW w:w="4534" w:type="dxa"/>
            <w:vAlign w:val="center"/>
          </w:tcPr>
          <w:p w:rsidR="004D2AEB" w:rsidRDefault="00180536" w:rsidP="00D5733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D2AEB">
              <w:rPr>
                <w:rFonts w:ascii="Calibri" w:hAnsi="Calibri" w:hint="eastAsia"/>
                <w:color w:val="000000"/>
                <w:szCs w:val="21"/>
              </w:rPr>
              <w:t>必填项</w:t>
            </w:r>
            <w:r w:rsidR="004D2AEB">
              <w:rPr>
                <w:rFonts w:ascii="Calibri" w:hAnsi="Calibri" w:hint="eastAsia"/>
                <w:color w:val="000000"/>
                <w:szCs w:val="21"/>
              </w:rPr>
              <w:t xml:space="preserve"> </w:t>
            </w:r>
            <w:r w:rsidR="004D2AEB">
              <w:rPr>
                <w:rFonts w:ascii="Calibri" w:hAnsi="Calibri"/>
                <w:color w:val="000000"/>
                <w:szCs w:val="21"/>
              </w:rPr>
              <w:t xml:space="preserve"> </w:t>
            </w:r>
            <w:r w:rsidR="004D2AEB">
              <w:rPr>
                <w:rFonts w:ascii="Calibri" w:hAnsi="Calibri" w:hint="eastAsia"/>
                <w:color w:val="000000"/>
                <w:szCs w:val="21"/>
              </w:rPr>
              <w:t>提示：请输入电子邮箱</w:t>
            </w:r>
          </w:p>
          <w:p w:rsidR="00D57336" w:rsidRPr="00E83B68" w:rsidRDefault="00180536" w:rsidP="00D57336">
            <w:pPr>
              <w:rPr>
                <w:rFonts w:ascii="Calibri" w:hAnsi="Calibri"/>
                <w:color w:val="000000"/>
                <w:szCs w:val="21"/>
              </w:rPr>
            </w:pPr>
            <w:r>
              <w:rPr>
                <w:rFonts w:ascii="Calibri" w:hAnsi="Calibri"/>
                <w:color w:val="000000"/>
                <w:szCs w:val="21"/>
              </w:rPr>
              <w:t>2</w:t>
            </w:r>
            <w:r w:rsidR="00D57336" w:rsidRPr="00E83B68">
              <w:rPr>
                <w:rFonts w:ascii="Calibri" w:hAnsi="Calibri" w:hint="eastAsia"/>
                <w:color w:val="000000"/>
                <w:szCs w:val="21"/>
              </w:rPr>
              <w:t>、</w:t>
            </w:r>
            <w:r w:rsidR="00D57336">
              <w:rPr>
                <w:rFonts w:ascii="Calibri" w:hAnsi="Calibri" w:hint="eastAsia"/>
                <w:color w:val="000000"/>
                <w:szCs w:val="21"/>
              </w:rPr>
              <w:t>鼠标离开时：</w:t>
            </w:r>
            <w:r w:rsidR="00D57336" w:rsidRPr="00E83B68">
              <w:rPr>
                <w:rFonts w:ascii="Calibri" w:hAnsi="Calibri" w:hint="eastAsia"/>
                <w:color w:val="000000"/>
                <w:szCs w:val="21"/>
              </w:rPr>
              <w:t>需要校验</w:t>
            </w:r>
            <w:r w:rsidR="00D57336">
              <w:rPr>
                <w:rFonts w:ascii="Calibri" w:hAnsi="Calibri" w:hint="eastAsia"/>
                <w:color w:val="000000"/>
                <w:szCs w:val="21"/>
              </w:rPr>
              <w:t>邮箱</w:t>
            </w:r>
            <w:r w:rsidR="00D57336" w:rsidRPr="00E83B68">
              <w:rPr>
                <w:rFonts w:ascii="Calibri" w:hAnsi="Calibri" w:hint="eastAsia"/>
                <w:color w:val="000000"/>
                <w:szCs w:val="21"/>
              </w:rPr>
              <w:t>格式</w:t>
            </w:r>
            <w:r w:rsidR="00D57336" w:rsidRPr="00E83B68">
              <w:rPr>
                <w:rFonts w:ascii="Calibri" w:hAnsi="Calibri" w:hint="eastAsia"/>
                <w:color w:val="000000"/>
                <w:szCs w:val="21"/>
              </w:rPr>
              <w:t xml:space="preserve"> </w:t>
            </w:r>
            <w:r w:rsidR="00D57336" w:rsidRPr="00E83B68">
              <w:rPr>
                <w:rFonts w:ascii="Calibri" w:hAnsi="Calibri" w:hint="eastAsia"/>
                <w:color w:val="000000"/>
                <w:szCs w:val="21"/>
              </w:rPr>
              <w:t>提示：</w:t>
            </w:r>
            <w:r w:rsidR="00D57336">
              <w:rPr>
                <w:rFonts w:ascii="Calibri" w:hAnsi="Calibri" w:hint="eastAsia"/>
                <w:color w:val="000000"/>
                <w:szCs w:val="21"/>
              </w:rPr>
              <w:t>邮箱格式</w:t>
            </w:r>
            <w:r w:rsidR="00D57336" w:rsidRPr="00E83B68">
              <w:rPr>
                <w:rFonts w:ascii="Calibri" w:hAnsi="Calibri" w:hint="eastAsia"/>
                <w:color w:val="000000"/>
                <w:szCs w:val="21"/>
              </w:rPr>
              <w:t>不正确</w:t>
            </w:r>
          </w:p>
          <w:p w:rsidR="00D57336" w:rsidRPr="00D57336" w:rsidRDefault="00180536" w:rsidP="00D57336">
            <w:pPr>
              <w:rPr>
                <w:rFonts w:ascii="Calibri" w:hAnsi="Calibri"/>
                <w:color w:val="000000"/>
                <w:szCs w:val="21"/>
              </w:rPr>
            </w:pPr>
            <w:r>
              <w:t>3</w:t>
            </w:r>
            <w:r w:rsidR="00D57336">
              <w:rPr>
                <w:rFonts w:hint="eastAsia"/>
              </w:rPr>
              <w:t>、</w:t>
            </w:r>
            <w:r w:rsidR="00D57336">
              <w:rPr>
                <w:rFonts w:ascii="Calibri" w:hAnsi="Calibri" w:hint="eastAsia"/>
                <w:color w:val="000000"/>
                <w:szCs w:val="21"/>
              </w:rPr>
              <w:t>鼠标离开时：校验电子邮箱是否存在</w:t>
            </w:r>
            <w:r w:rsidR="00D57336">
              <w:rPr>
                <w:rFonts w:ascii="Calibri" w:hAnsi="Calibri" w:hint="eastAsia"/>
                <w:color w:val="000000"/>
                <w:szCs w:val="21"/>
              </w:rPr>
              <w:t xml:space="preserve"> </w:t>
            </w:r>
            <w:r w:rsidR="004314B6">
              <w:rPr>
                <w:rFonts w:ascii="Calibri" w:hAnsi="Calibri" w:hint="eastAsia"/>
                <w:color w:val="000000"/>
                <w:szCs w:val="21"/>
              </w:rPr>
              <w:t>已存在则</w:t>
            </w:r>
            <w:r w:rsidR="00D57336">
              <w:rPr>
                <w:rFonts w:ascii="Calibri" w:hAnsi="Calibri" w:hint="eastAsia"/>
                <w:color w:val="000000"/>
                <w:szCs w:val="21"/>
              </w:rPr>
              <w:t>提示：号码已注册</w:t>
            </w:r>
            <w:r w:rsidR="00D57336">
              <w:rPr>
                <w:rFonts w:ascii="Calibri" w:hAnsi="Calibri" w:hint="eastAsia"/>
                <w:color w:val="000000"/>
                <w:szCs w:val="21"/>
              </w:rPr>
              <w:t xml:space="preserve"> </w:t>
            </w:r>
            <w:r w:rsidR="00D57336">
              <w:rPr>
                <w:rFonts w:ascii="Calibri" w:hAnsi="Calibri" w:hint="eastAsia"/>
                <w:color w:val="000000"/>
                <w:szCs w:val="21"/>
              </w:rPr>
              <w:t>请通过忘记密码找回密码</w:t>
            </w:r>
          </w:p>
        </w:tc>
        <w:tc>
          <w:tcPr>
            <w:tcW w:w="1986" w:type="dxa"/>
            <w:vAlign w:val="center"/>
          </w:tcPr>
          <w:p w:rsidR="00D57336" w:rsidRDefault="00C8184E" w:rsidP="00D57336">
            <w:pPr>
              <w:ind w:firstLine="525"/>
              <w:rPr>
                <w:rFonts w:ascii="Calibri" w:hAnsi="Calibri"/>
                <w:color w:val="000000"/>
                <w:szCs w:val="21"/>
              </w:rPr>
            </w:pPr>
            <w:r>
              <w:rPr>
                <w:noProof/>
              </w:rPr>
              <w:drawing>
                <wp:inline distT="0" distB="0" distL="0" distR="0" wp14:anchorId="0BB3164F" wp14:editId="06699C4C">
                  <wp:extent cx="209550" cy="200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D60EB4">
        <w:tc>
          <w:tcPr>
            <w:tcW w:w="1527" w:type="dxa"/>
            <w:vAlign w:val="center"/>
          </w:tcPr>
          <w:p w:rsidR="00D60EB4" w:rsidRDefault="00D60EB4">
            <w:pPr>
              <w:rPr>
                <w:rFonts w:ascii="Calibri" w:hAnsi="Calibri"/>
                <w:color w:val="000000"/>
                <w:szCs w:val="21"/>
              </w:rPr>
            </w:pPr>
            <w:r>
              <w:rPr>
                <w:rFonts w:ascii="Calibri" w:hAnsi="Calibri" w:hint="eastAsia"/>
                <w:color w:val="000000"/>
                <w:szCs w:val="21"/>
              </w:rPr>
              <w:t>验证码</w:t>
            </w:r>
          </w:p>
        </w:tc>
        <w:tc>
          <w:tcPr>
            <w:tcW w:w="1418" w:type="dxa"/>
            <w:vAlign w:val="center"/>
          </w:tcPr>
          <w:p w:rsidR="00D60EB4" w:rsidRDefault="00D60EB4">
            <w:pPr>
              <w:rPr>
                <w:rFonts w:ascii="Calibri" w:hAnsi="Calibri"/>
                <w:color w:val="000000"/>
                <w:szCs w:val="21"/>
              </w:rPr>
            </w:pPr>
            <w:r>
              <w:rPr>
                <w:rFonts w:ascii="Calibri" w:hAnsi="Calibri" w:hint="eastAsia"/>
                <w:color w:val="000000"/>
                <w:szCs w:val="21"/>
              </w:rPr>
              <w:t>文本框</w:t>
            </w:r>
          </w:p>
        </w:tc>
        <w:tc>
          <w:tcPr>
            <w:tcW w:w="4534" w:type="dxa"/>
            <w:vAlign w:val="center"/>
          </w:tcPr>
          <w:p w:rsidR="0015424D" w:rsidRDefault="00D60EB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5424D">
              <w:rPr>
                <w:rFonts w:ascii="Calibri" w:hAnsi="Calibri" w:hint="eastAsia"/>
                <w:color w:val="000000"/>
                <w:szCs w:val="21"/>
              </w:rPr>
              <w:t>只能输入数字</w:t>
            </w:r>
            <w:r w:rsidR="0015424D">
              <w:rPr>
                <w:rFonts w:ascii="Calibri" w:hAnsi="Calibri" w:hint="eastAsia"/>
                <w:color w:val="000000"/>
                <w:szCs w:val="21"/>
              </w:rPr>
              <w:t xml:space="preserve"> </w:t>
            </w:r>
          </w:p>
          <w:p w:rsidR="00D60EB4" w:rsidRDefault="0015424D">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D60EB4" w:rsidRDefault="00D60EB4">
            <w:pPr>
              <w:ind w:firstLine="525"/>
              <w:rPr>
                <w:noProof/>
              </w:rPr>
            </w:pPr>
          </w:p>
        </w:tc>
      </w:tr>
      <w:tr w:rsidR="00165359">
        <w:tc>
          <w:tcPr>
            <w:tcW w:w="1527" w:type="dxa"/>
            <w:vAlign w:val="center"/>
          </w:tcPr>
          <w:p w:rsidR="00165359" w:rsidRDefault="00847688">
            <w:pPr>
              <w:rPr>
                <w:rFonts w:ascii="Calibri" w:hAnsi="Calibri"/>
                <w:color w:val="000000"/>
                <w:szCs w:val="21"/>
              </w:rPr>
            </w:pPr>
            <w:r>
              <w:rPr>
                <w:rFonts w:ascii="Calibri" w:hAnsi="Calibri" w:hint="eastAsia"/>
                <w:color w:val="000000"/>
                <w:szCs w:val="21"/>
              </w:rPr>
              <w:t>登录密码</w:t>
            </w:r>
          </w:p>
        </w:tc>
        <w:tc>
          <w:tcPr>
            <w:tcW w:w="1418" w:type="dxa"/>
            <w:vAlign w:val="center"/>
          </w:tcPr>
          <w:p w:rsidR="00165359" w:rsidRDefault="00847688">
            <w:pPr>
              <w:rPr>
                <w:rFonts w:ascii="Calibri" w:hAnsi="Calibri"/>
                <w:color w:val="000000"/>
                <w:szCs w:val="21"/>
              </w:rPr>
            </w:pPr>
            <w:r>
              <w:rPr>
                <w:rFonts w:ascii="Calibri" w:hAnsi="Calibri" w:hint="eastAsia"/>
                <w:color w:val="000000"/>
                <w:szCs w:val="21"/>
              </w:rPr>
              <w:t>密码框</w:t>
            </w:r>
          </w:p>
        </w:tc>
        <w:tc>
          <w:tcPr>
            <w:tcW w:w="4534" w:type="dxa"/>
            <w:vAlign w:val="center"/>
          </w:tcPr>
          <w:p w:rsidR="00165359" w:rsidRDefault="003466D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3466D8" w:rsidRDefault="003466D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3466D8" w:rsidRDefault="003466D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14:anchorId="47294F53" wp14:editId="17AD510B">
                  <wp:extent cx="209550" cy="200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1F1AA2">
            <w:pPr>
              <w:rPr>
                <w:rFonts w:ascii="Calibri" w:hAnsi="Calibri"/>
                <w:color w:val="000000"/>
                <w:szCs w:val="21"/>
              </w:rPr>
            </w:pPr>
            <w:r>
              <w:rPr>
                <w:rFonts w:ascii="Calibri" w:hAnsi="Calibri" w:hint="eastAsia"/>
                <w:color w:val="000000"/>
                <w:szCs w:val="21"/>
              </w:rPr>
              <w:lastRenderedPageBreak/>
              <w:t>确认密码</w:t>
            </w:r>
          </w:p>
        </w:tc>
        <w:tc>
          <w:tcPr>
            <w:tcW w:w="1418" w:type="dxa"/>
            <w:vAlign w:val="center"/>
          </w:tcPr>
          <w:p w:rsidR="00165359" w:rsidRDefault="00DA3E15">
            <w:pPr>
              <w:rPr>
                <w:rFonts w:ascii="Calibri" w:hAnsi="Calibri"/>
                <w:color w:val="000000"/>
                <w:szCs w:val="21"/>
              </w:rPr>
            </w:pPr>
            <w:r>
              <w:rPr>
                <w:rFonts w:ascii="Calibri" w:hAnsi="Calibri" w:hint="eastAsia"/>
                <w:color w:val="000000"/>
                <w:szCs w:val="21"/>
              </w:rPr>
              <w:t>密码框</w:t>
            </w:r>
          </w:p>
        </w:tc>
        <w:tc>
          <w:tcPr>
            <w:tcW w:w="4534" w:type="dxa"/>
            <w:vAlign w:val="center"/>
          </w:tcPr>
          <w:p w:rsidR="00DA3E15" w:rsidRDefault="00DA3E1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65359" w:rsidRDefault="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34A67">
              <w:rPr>
                <w:rFonts w:ascii="Calibri" w:hAnsi="Calibri" w:hint="eastAsia"/>
                <w:color w:val="000000"/>
                <w:szCs w:val="21"/>
              </w:rPr>
              <w:t>两次密码必须一致</w:t>
            </w:r>
          </w:p>
        </w:tc>
        <w:tc>
          <w:tcPr>
            <w:tcW w:w="1986" w:type="dxa"/>
            <w:vAlign w:val="center"/>
          </w:tcPr>
          <w:p w:rsidR="00165359" w:rsidRDefault="00165359">
            <w:pPr>
              <w:ind w:firstLine="525"/>
              <w:rPr>
                <w:rFonts w:ascii="Calibri" w:hAnsi="Calibri"/>
                <w:color w:val="000000"/>
                <w:szCs w:val="21"/>
              </w:rPr>
            </w:pPr>
          </w:p>
        </w:tc>
      </w:tr>
      <w:tr w:rsidR="00AD4DB4">
        <w:tc>
          <w:tcPr>
            <w:tcW w:w="1527" w:type="dxa"/>
            <w:vAlign w:val="center"/>
          </w:tcPr>
          <w:p w:rsidR="00AD4DB4" w:rsidRDefault="00AD4DB4">
            <w:pPr>
              <w:rPr>
                <w:rFonts w:ascii="Calibri" w:hAnsi="Calibri"/>
                <w:color w:val="000000"/>
                <w:szCs w:val="21"/>
              </w:rPr>
            </w:pPr>
            <w:r>
              <w:rPr>
                <w:rFonts w:ascii="Calibri" w:hAnsi="Calibri" w:hint="eastAsia"/>
                <w:color w:val="000000"/>
                <w:szCs w:val="21"/>
              </w:rPr>
              <w:t>已阅读</w:t>
            </w:r>
          </w:p>
        </w:tc>
        <w:tc>
          <w:tcPr>
            <w:tcW w:w="1418" w:type="dxa"/>
            <w:vAlign w:val="center"/>
          </w:tcPr>
          <w:p w:rsidR="00AD4DB4" w:rsidRDefault="00AD4DB4">
            <w:pPr>
              <w:rPr>
                <w:rFonts w:ascii="Calibri" w:hAnsi="Calibri"/>
                <w:color w:val="000000"/>
                <w:szCs w:val="21"/>
              </w:rPr>
            </w:pPr>
            <w:r>
              <w:rPr>
                <w:rFonts w:ascii="Calibri" w:hAnsi="Calibri" w:hint="eastAsia"/>
                <w:color w:val="000000"/>
                <w:szCs w:val="21"/>
              </w:rPr>
              <w:t>复选框</w:t>
            </w:r>
          </w:p>
        </w:tc>
        <w:tc>
          <w:tcPr>
            <w:tcW w:w="4534" w:type="dxa"/>
            <w:vAlign w:val="center"/>
          </w:tcPr>
          <w:p w:rsidR="00AD4DB4" w:rsidRDefault="00562BFD"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w:t>
            </w:r>
            <w:r w:rsidR="00E9795B">
              <w:rPr>
                <w:rFonts w:ascii="Calibri" w:hAnsi="Calibri" w:hint="eastAsia"/>
                <w:color w:val="000000"/>
                <w:szCs w:val="21"/>
              </w:rPr>
              <w:t>勾选前</w:t>
            </w:r>
            <w:r w:rsidR="00E9795B">
              <w:rPr>
                <w:rFonts w:ascii="Calibri" w:hAnsi="Calibri" w:hint="eastAsia"/>
                <w:color w:val="000000"/>
                <w:szCs w:val="21"/>
              </w:rPr>
              <w:t xml:space="preserve"> </w:t>
            </w:r>
            <w:r w:rsidR="00E9795B">
              <w:rPr>
                <w:rFonts w:ascii="Calibri" w:hAnsi="Calibri" w:hint="eastAsia"/>
                <w:color w:val="000000"/>
                <w:szCs w:val="21"/>
              </w:rPr>
              <w:t>注册按钮</w:t>
            </w:r>
            <w:r w:rsidR="00E9795B">
              <w:rPr>
                <w:rFonts w:ascii="Calibri" w:hAnsi="Calibri" w:hint="eastAsia"/>
                <w:color w:val="000000"/>
                <w:szCs w:val="21"/>
              </w:rPr>
              <w:t xml:space="preserve"> </w:t>
            </w:r>
            <w:r w:rsidR="00E9795B">
              <w:rPr>
                <w:rFonts w:ascii="Calibri" w:hAnsi="Calibri" w:hint="eastAsia"/>
                <w:color w:val="000000"/>
                <w:szCs w:val="21"/>
              </w:rPr>
              <w:t>不可用</w:t>
            </w:r>
          </w:p>
          <w:p w:rsidR="00855A2B" w:rsidRDefault="00855A2B"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777D5">
              <w:rPr>
                <w:rFonts w:ascii="Calibri" w:hAnsi="Calibri" w:hint="eastAsia"/>
                <w:color w:val="000000"/>
                <w:szCs w:val="21"/>
              </w:rPr>
              <w:t>勾选后</w:t>
            </w:r>
            <w:r w:rsidR="00E777D5">
              <w:rPr>
                <w:rFonts w:ascii="Calibri" w:hAnsi="Calibri" w:hint="eastAsia"/>
                <w:color w:val="000000"/>
                <w:szCs w:val="21"/>
              </w:rPr>
              <w:t xml:space="preserve"> </w:t>
            </w:r>
            <w:r w:rsidR="00E777D5">
              <w:rPr>
                <w:rFonts w:ascii="Calibri" w:hAnsi="Calibri" w:hint="eastAsia"/>
                <w:color w:val="000000"/>
                <w:szCs w:val="21"/>
              </w:rPr>
              <w:t>注册按钮</w:t>
            </w:r>
            <w:r w:rsidR="00E777D5">
              <w:rPr>
                <w:rFonts w:ascii="Calibri" w:hAnsi="Calibri" w:hint="eastAsia"/>
                <w:color w:val="000000"/>
                <w:szCs w:val="21"/>
              </w:rPr>
              <w:t xml:space="preserve"> </w:t>
            </w:r>
            <w:r w:rsidR="00E777D5">
              <w:rPr>
                <w:rFonts w:ascii="Calibri" w:hAnsi="Calibri" w:hint="eastAsia"/>
                <w:color w:val="000000"/>
                <w:szCs w:val="21"/>
              </w:rPr>
              <w:t>恢复可用</w:t>
            </w:r>
          </w:p>
        </w:tc>
        <w:tc>
          <w:tcPr>
            <w:tcW w:w="1986" w:type="dxa"/>
            <w:vAlign w:val="center"/>
          </w:tcPr>
          <w:p w:rsidR="00AD4DB4" w:rsidRDefault="00AD4DB4">
            <w:pPr>
              <w:ind w:firstLine="525"/>
              <w:rPr>
                <w:rFonts w:ascii="Calibri" w:hAnsi="Calibri"/>
                <w:color w:val="000000"/>
                <w:szCs w:val="21"/>
              </w:rPr>
            </w:pPr>
          </w:p>
        </w:tc>
      </w:tr>
      <w:tr w:rsidR="00AD4DB4">
        <w:tc>
          <w:tcPr>
            <w:tcW w:w="1527" w:type="dxa"/>
            <w:vAlign w:val="center"/>
          </w:tcPr>
          <w:p w:rsidR="00AD4DB4" w:rsidRDefault="00F83735">
            <w:pPr>
              <w:rPr>
                <w:rFonts w:ascii="Calibri" w:hAnsi="Calibri"/>
                <w:color w:val="000000"/>
                <w:szCs w:val="21"/>
              </w:rPr>
            </w:pPr>
            <w:r>
              <w:rPr>
                <w:rFonts w:ascii="Calibri" w:hAnsi="Calibri" w:hint="eastAsia"/>
                <w:color w:val="000000"/>
                <w:szCs w:val="21"/>
              </w:rPr>
              <w:t>注册协议链接</w:t>
            </w:r>
          </w:p>
        </w:tc>
        <w:tc>
          <w:tcPr>
            <w:tcW w:w="1418" w:type="dxa"/>
            <w:vAlign w:val="center"/>
          </w:tcPr>
          <w:p w:rsidR="00AD4DB4" w:rsidRDefault="00F83735">
            <w:pPr>
              <w:rPr>
                <w:rFonts w:ascii="Calibri" w:hAnsi="Calibri"/>
                <w:color w:val="000000"/>
                <w:szCs w:val="21"/>
              </w:rPr>
            </w:pPr>
            <w:r>
              <w:rPr>
                <w:rFonts w:ascii="Calibri" w:hAnsi="Calibri" w:hint="eastAsia"/>
                <w:color w:val="000000"/>
                <w:szCs w:val="21"/>
              </w:rPr>
              <w:t>链接</w:t>
            </w:r>
          </w:p>
        </w:tc>
        <w:tc>
          <w:tcPr>
            <w:tcW w:w="4534" w:type="dxa"/>
            <w:vAlign w:val="center"/>
          </w:tcPr>
          <w:p w:rsidR="00AD4DB4" w:rsidRDefault="00F8373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w:t>
            </w:r>
            <w:r w:rsidR="00050CE6">
              <w:rPr>
                <w:rFonts w:ascii="Calibri" w:hAnsi="Calibri" w:hint="eastAsia"/>
                <w:color w:val="000000"/>
                <w:szCs w:val="21"/>
              </w:rPr>
              <w:t>本页面</w:t>
            </w:r>
            <w:r>
              <w:rPr>
                <w:rFonts w:ascii="Calibri" w:hAnsi="Calibri" w:hint="eastAsia"/>
                <w:color w:val="000000"/>
                <w:szCs w:val="21"/>
              </w:rPr>
              <w:t>后弹出协议文本框</w:t>
            </w:r>
          </w:p>
        </w:tc>
        <w:tc>
          <w:tcPr>
            <w:tcW w:w="1986" w:type="dxa"/>
            <w:vAlign w:val="center"/>
          </w:tcPr>
          <w:p w:rsidR="00AD4DB4" w:rsidRDefault="00AD4DB4">
            <w:pPr>
              <w:ind w:firstLine="525"/>
              <w:rPr>
                <w:rFonts w:ascii="Calibri" w:hAnsi="Calibri"/>
                <w:color w:val="000000"/>
                <w:szCs w:val="21"/>
              </w:rPr>
            </w:pPr>
          </w:p>
        </w:tc>
      </w:tr>
      <w:tr w:rsidR="00BC7C86">
        <w:tc>
          <w:tcPr>
            <w:tcW w:w="1527" w:type="dxa"/>
            <w:vAlign w:val="center"/>
          </w:tcPr>
          <w:p w:rsidR="00BC7C86" w:rsidRDefault="00E3202A">
            <w:pPr>
              <w:rPr>
                <w:rFonts w:ascii="Calibri" w:hAnsi="Calibri"/>
                <w:color w:val="000000"/>
                <w:szCs w:val="21"/>
              </w:rPr>
            </w:pPr>
            <w:r>
              <w:rPr>
                <w:rFonts w:ascii="Calibri" w:hAnsi="Calibri" w:hint="eastAsia"/>
                <w:color w:val="000000"/>
                <w:szCs w:val="21"/>
              </w:rPr>
              <w:t>注册按钮</w:t>
            </w:r>
          </w:p>
        </w:tc>
        <w:tc>
          <w:tcPr>
            <w:tcW w:w="1418" w:type="dxa"/>
            <w:vAlign w:val="center"/>
          </w:tcPr>
          <w:p w:rsidR="00BC7C86" w:rsidRDefault="00E3202A">
            <w:pPr>
              <w:rPr>
                <w:rFonts w:ascii="Calibri" w:hAnsi="Calibri"/>
                <w:color w:val="000000"/>
                <w:szCs w:val="21"/>
              </w:rPr>
            </w:pPr>
            <w:r>
              <w:rPr>
                <w:rFonts w:ascii="Calibri" w:hAnsi="Calibri" w:hint="eastAsia"/>
                <w:color w:val="000000"/>
                <w:szCs w:val="21"/>
              </w:rPr>
              <w:t>按钮</w:t>
            </w:r>
          </w:p>
        </w:tc>
        <w:tc>
          <w:tcPr>
            <w:tcW w:w="4534" w:type="dxa"/>
            <w:vAlign w:val="center"/>
          </w:tcPr>
          <w:p w:rsidR="00BC7C86" w:rsidRDefault="00E3202A"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、注册失败</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提示：服务器正在维护中，请稍后重试</w:t>
            </w:r>
          </w:p>
          <w:p w:rsidR="00E3202A" w:rsidRDefault="00E3202A"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E6390">
              <w:rPr>
                <w:rFonts w:ascii="Calibri" w:hAnsi="Calibri" w:hint="eastAsia"/>
                <w:color w:val="000000"/>
                <w:szCs w:val="21"/>
              </w:rPr>
              <w:t>注册成功</w:t>
            </w:r>
            <w:r w:rsidR="006E6390">
              <w:rPr>
                <w:rFonts w:ascii="Calibri" w:hAnsi="Calibri" w:hint="eastAsia"/>
                <w:color w:val="000000"/>
                <w:szCs w:val="21"/>
              </w:rPr>
              <w:t xml:space="preserve"> </w:t>
            </w:r>
            <w:r w:rsidR="006E6390">
              <w:rPr>
                <w:rFonts w:ascii="Calibri" w:hAnsi="Calibri"/>
                <w:color w:val="000000"/>
                <w:szCs w:val="21"/>
              </w:rPr>
              <w:t xml:space="preserve">  </w:t>
            </w:r>
            <w:r w:rsidR="006E6390">
              <w:rPr>
                <w:rFonts w:ascii="Calibri" w:hAnsi="Calibri" w:hint="eastAsia"/>
                <w:color w:val="000000"/>
                <w:szCs w:val="21"/>
              </w:rPr>
              <w:t>跳转登录页面</w:t>
            </w:r>
          </w:p>
        </w:tc>
        <w:tc>
          <w:tcPr>
            <w:tcW w:w="1986" w:type="dxa"/>
            <w:vAlign w:val="center"/>
          </w:tcPr>
          <w:p w:rsidR="00BC7C86" w:rsidRDefault="00BC7C86">
            <w:pPr>
              <w:ind w:firstLine="525"/>
              <w:rPr>
                <w:rFonts w:ascii="Calibri" w:hAnsi="Calibri"/>
                <w:color w:val="000000"/>
                <w:szCs w:val="21"/>
              </w:rPr>
            </w:pPr>
          </w:p>
        </w:tc>
      </w:tr>
      <w:tr w:rsidR="00FE5156">
        <w:tc>
          <w:tcPr>
            <w:tcW w:w="1527" w:type="dxa"/>
            <w:vAlign w:val="center"/>
          </w:tcPr>
          <w:p w:rsidR="00FE5156" w:rsidRDefault="00FE5156" w:rsidP="00FE5156">
            <w:pPr>
              <w:rPr>
                <w:rFonts w:ascii="Calibri" w:hAnsi="Calibri"/>
                <w:color w:val="000000"/>
                <w:szCs w:val="21"/>
              </w:rPr>
            </w:pPr>
            <w:r>
              <w:rPr>
                <w:rFonts w:ascii="Calibri" w:hAnsi="Calibri" w:hint="eastAsia"/>
                <w:color w:val="000000"/>
                <w:szCs w:val="21"/>
              </w:rPr>
              <w:t>链接入口</w:t>
            </w:r>
          </w:p>
        </w:tc>
        <w:tc>
          <w:tcPr>
            <w:tcW w:w="1418" w:type="dxa"/>
            <w:vAlign w:val="center"/>
          </w:tcPr>
          <w:p w:rsidR="00FE5156" w:rsidRDefault="00FE5156" w:rsidP="00FE5156">
            <w:pPr>
              <w:rPr>
                <w:rFonts w:ascii="Calibri" w:hAnsi="Calibri"/>
                <w:color w:val="000000"/>
                <w:szCs w:val="21"/>
              </w:rPr>
            </w:pPr>
            <w:r>
              <w:rPr>
                <w:rFonts w:ascii="Calibri" w:hAnsi="Calibri" w:hint="eastAsia"/>
                <w:color w:val="000000"/>
                <w:szCs w:val="21"/>
              </w:rPr>
              <w:t>链接</w:t>
            </w:r>
          </w:p>
        </w:tc>
        <w:tc>
          <w:tcPr>
            <w:tcW w:w="4534" w:type="dxa"/>
            <w:vAlign w:val="center"/>
          </w:tcPr>
          <w:p w:rsidR="00FE5156" w:rsidRPr="00CF5436" w:rsidRDefault="00FE5156" w:rsidP="00FE5156">
            <w:pPr>
              <w:pStyle w:val="af0"/>
              <w:numPr>
                <w:ilvl w:val="0"/>
                <w:numId w:val="15"/>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FE5156" w:rsidRPr="00CF5436" w:rsidRDefault="00FE5156" w:rsidP="00FE5156">
            <w:pPr>
              <w:pStyle w:val="af0"/>
              <w:numPr>
                <w:ilvl w:val="0"/>
                <w:numId w:val="15"/>
              </w:numPr>
              <w:ind w:firstLineChars="0"/>
              <w:rPr>
                <w:rFonts w:ascii="Calibri" w:hAnsi="Calibri"/>
                <w:color w:val="000000"/>
                <w:szCs w:val="21"/>
              </w:rPr>
            </w:pPr>
            <w:r>
              <w:rPr>
                <w:rFonts w:ascii="Calibri" w:hAnsi="Calibri" w:hint="eastAsia"/>
                <w:color w:val="000000"/>
                <w:szCs w:val="21"/>
              </w:rPr>
              <w:t>右上角登录</w:t>
            </w:r>
            <w:r>
              <w:rPr>
                <w:rFonts w:ascii="Calibri" w:hAnsi="Calibri" w:hint="eastAsia"/>
                <w:color w:val="000000"/>
                <w:szCs w:val="21"/>
              </w:rPr>
              <w:t xml:space="preserve"> </w:t>
            </w:r>
            <w:r>
              <w:rPr>
                <w:rFonts w:ascii="Calibri" w:hAnsi="Calibri" w:hint="eastAsia"/>
                <w:color w:val="000000"/>
                <w:szCs w:val="21"/>
              </w:rPr>
              <w:t>进入登录页面</w:t>
            </w:r>
          </w:p>
        </w:tc>
        <w:tc>
          <w:tcPr>
            <w:tcW w:w="1986" w:type="dxa"/>
            <w:vAlign w:val="center"/>
          </w:tcPr>
          <w:p w:rsidR="00FE5156" w:rsidRDefault="00FE5156" w:rsidP="00FE5156">
            <w:pPr>
              <w:ind w:firstLine="525"/>
              <w:rPr>
                <w:rFonts w:ascii="Calibri" w:hAnsi="Calibri"/>
                <w:color w:val="000000"/>
                <w:szCs w:val="21"/>
              </w:rPr>
            </w:pPr>
          </w:p>
        </w:tc>
      </w:tr>
    </w:tbl>
    <w:p w:rsidR="00165359" w:rsidRDefault="00165359" w:rsidP="00F87D5F">
      <w:pPr>
        <w:pStyle w:val="infoblue"/>
        <w:spacing w:before="0" w:beforeAutospacing="0" w:afterLines="50" w:after="156" w:afterAutospacing="0"/>
        <w:ind w:firstLineChars="0" w:firstLine="0"/>
        <w:rPr>
          <w:rFonts w:ascii="Arial" w:hAnsi="Arial" w:cs="Arial"/>
          <w:i w:val="0"/>
          <w:color w:val="auto"/>
        </w:rPr>
      </w:pP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9" w:name="_Toc426032836"/>
      <w:r>
        <w:rPr>
          <w:rFonts w:hint="eastAsia"/>
        </w:rPr>
        <w:t>输出说明</w:t>
      </w:r>
      <w:bookmarkEnd w:id="49"/>
    </w:p>
    <w:p w:rsidR="00CB0C70" w:rsidRDefault="00CB0C70" w:rsidP="00CB0C70">
      <w:pPr>
        <w:pStyle w:val="af0"/>
        <w:ind w:left="425" w:firstLineChars="0" w:firstLine="0"/>
      </w:pPr>
      <w:bookmarkStart w:id="50" w:name="_Toc426032837"/>
      <w:r>
        <w:rPr>
          <w:rFonts w:hint="eastAsia"/>
        </w:rPr>
        <w:t>1</w:t>
      </w:r>
      <w:r>
        <w:rPr>
          <w:rFonts w:hint="eastAsia"/>
        </w:rPr>
        <w:t>、注册成功进入登录页面</w:t>
      </w:r>
    </w:p>
    <w:p w:rsidR="00CB0C70" w:rsidRPr="00D02E29" w:rsidRDefault="00CB0C70" w:rsidP="00CB0C70">
      <w:pPr>
        <w:pStyle w:val="af0"/>
        <w:ind w:left="425" w:firstLineChars="0" w:firstLine="0"/>
      </w:pPr>
      <w:r>
        <w:rPr>
          <w:rFonts w:hint="eastAsia"/>
        </w:rPr>
        <w:t>2</w:t>
      </w:r>
      <w:r>
        <w:rPr>
          <w:rFonts w:hint="eastAsia"/>
        </w:rPr>
        <w:t>、登录未成功页面进行提示</w:t>
      </w:r>
      <w:r>
        <w:rPr>
          <w:rFonts w:hint="eastAsia"/>
        </w:rPr>
        <w:t xml:space="preserve"> </w:t>
      </w:r>
    </w:p>
    <w:bookmarkEnd w:id="50"/>
    <w:p w:rsidR="00165359" w:rsidRDefault="00ED2731">
      <w:pPr>
        <w:pStyle w:val="4"/>
        <w:numPr>
          <w:ilvl w:val="3"/>
          <w:numId w:val="1"/>
        </w:numPr>
      </w:pPr>
      <w:r>
        <w:rPr>
          <w:rFonts w:hint="eastAsia"/>
        </w:rPr>
        <w:t>忘记密码页面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1" w:name="_Toc426032838"/>
      <w:r>
        <w:rPr>
          <w:rFonts w:hint="eastAsia"/>
        </w:rPr>
        <w:t>功能描述</w:t>
      </w:r>
      <w:bookmarkEnd w:id="51"/>
    </w:p>
    <w:p w:rsidR="00BB39B7" w:rsidRDefault="00BB39B7" w:rsidP="00BB39B7">
      <w:r>
        <w:rPr>
          <w:rFonts w:hint="eastAsia"/>
        </w:rPr>
        <w:t>买家用户忘记密码通过手机号或邮箱重置密码功能。</w:t>
      </w:r>
    </w:p>
    <w:p w:rsidR="00BB39B7" w:rsidRDefault="00BB39B7" w:rsidP="00BB39B7">
      <w:r>
        <w:rPr>
          <w:rFonts w:hint="eastAsia"/>
        </w:rPr>
        <w:t>1</w:t>
      </w:r>
      <w:r>
        <w:rPr>
          <w:rFonts w:hint="eastAsia"/>
        </w:rPr>
        <w:t>、</w:t>
      </w:r>
      <w:r w:rsidR="00A35AB3">
        <w:rPr>
          <w:rFonts w:hint="eastAsia"/>
        </w:rPr>
        <w:t>手机号获取验证码</w:t>
      </w:r>
    </w:p>
    <w:p w:rsidR="007F0A94" w:rsidRDefault="00A35AB3" w:rsidP="00BB39B7">
      <w:r>
        <w:rPr>
          <w:rFonts w:hint="eastAsia"/>
        </w:rPr>
        <w:t>2</w:t>
      </w:r>
      <w:r>
        <w:rPr>
          <w:rFonts w:hint="eastAsia"/>
        </w:rPr>
        <w:t>、</w:t>
      </w:r>
      <w:r w:rsidR="007F0A94">
        <w:rPr>
          <w:rFonts w:hint="eastAsia"/>
        </w:rPr>
        <w:t>邮箱获取验证码</w:t>
      </w:r>
    </w:p>
    <w:p w:rsidR="004B14C5" w:rsidRDefault="007F0A94" w:rsidP="00BB39B7">
      <w:r>
        <w:rPr>
          <w:rFonts w:hint="eastAsia"/>
        </w:rPr>
        <w:t>3</w:t>
      </w:r>
      <w:r>
        <w:rPr>
          <w:rFonts w:hint="eastAsia"/>
        </w:rPr>
        <w:t>、</w:t>
      </w:r>
      <w:r w:rsidR="0026550E">
        <w:rPr>
          <w:rFonts w:hint="eastAsia"/>
        </w:rPr>
        <w:t>重置密码操作</w:t>
      </w:r>
    </w:p>
    <w:p w:rsidR="009A316F" w:rsidRDefault="008F09ED" w:rsidP="00BB39B7">
      <w:r>
        <w:rPr>
          <w:rFonts w:hint="eastAsia"/>
        </w:rPr>
        <w:t>4</w:t>
      </w:r>
      <w:r>
        <w:rPr>
          <w:rFonts w:hint="eastAsia"/>
        </w:rPr>
        <w:t>、登录链接</w:t>
      </w:r>
      <w:r>
        <w:rPr>
          <w:rFonts w:hint="eastAsia"/>
        </w:rPr>
        <w:t xml:space="preserve"> </w:t>
      </w:r>
      <w:r>
        <w:t xml:space="preserve"> </w:t>
      </w:r>
    </w:p>
    <w:p w:rsidR="008F09ED" w:rsidRPr="00BB39B7" w:rsidRDefault="009A316F" w:rsidP="00BB39B7">
      <w:r>
        <w:t>5</w:t>
      </w:r>
      <w:r>
        <w:rPr>
          <w:rFonts w:hint="eastAsia"/>
        </w:rPr>
        <w:t>、</w:t>
      </w:r>
      <w:r w:rsidR="008F09ED">
        <w:rPr>
          <w:rFonts w:hint="eastAsia"/>
        </w:rPr>
        <w:t>首页链接</w:t>
      </w:r>
    </w:p>
    <w:p w:rsidR="00165359" w:rsidRDefault="00855B47"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lastRenderedPageBreak/>
        <w:t xml:space="preserve"> </w:t>
      </w:r>
      <w:r w:rsidR="002D6DDD" w:rsidRPr="002D6DDD">
        <w:rPr>
          <w:rFonts w:ascii="Arial" w:hAnsi="Arial" w:cs="Arial"/>
          <w:i w:val="0"/>
          <w:noProof/>
          <w:color w:val="auto"/>
        </w:rPr>
        <w:drawing>
          <wp:inline distT="0" distB="0" distL="0" distR="0">
            <wp:extent cx="5943600" cy="3959951"/>
            <wp:effectExtent l="0" t="0" r="0" b="0"/>
            <wp:docPr id="14" name="图片 14" descr="C:\Users\Administrator\Documents\Tencent Files\3003379810\Image\C2C\360(9$0HG)Y}NW_2Y1YN)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360(9$0HG)Y}NW_2Y1YN)V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9951"/>
                    </a:xfrm>
                    <a:prstGeom prst="rect">
                      <a:avLst/>
                    </a:prstGeom>
                    <a:noFill/>
                    <a:ln>
                      <a:noFill/>
                    </a:ln>
                  </pic:spPr>
                </pic:pic>
              </a:graphicData>
            </a:graphic>
          </wp:inline>
        </w:drawing>
      </w:r>
    </w:p>
    <w:p w:rsidR="00975734" w:rsidRPr="00975734" w:rsidRDefault="00975734" w:rsidP="00975734">
      <w:pPr>
        <w:widowControl/>
        <w:jc w:val="left"/>
        <w:rPr>
          <w:rFonts w:ascii="宋体" w:hAnsi="宋体" w:cs="宋体"/>
          <w:kern w:val="0"/>
          <w:sz w:val="24"/>
        </w:rPr>
      </w:pPr>
      <w:r w:rsidRPr="00975734">
        <w:rPr>
          <w:rFonts w:ascii="宋体" w:hAnsi="宋体" w:cs="宋体"/>
          <w:noProof/>
          <w:kern w:val="0"/>
          <w:sz w:val="24"/>
        </w:rPr>
        <w:drawing>
          <wp:inline distT="0" distB="0" distL="0" distR="0">
            <wp:extent cx="5463540" cy="3931920"/>
            <wp:effectExtent l="0" t="0" r="0" b="0"/>
            <wp:docPr id="7" name="图片 7" descr="C:\Users\Administrator\Documents\Tencent Files\3003379810\Image\C2C\~8`1B$N@8CR{8Y_8K2TZ1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1B$N@8CR{8Y_8K2TZ1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3931920"/>
                    </a:xfrm>
                    <a:prstGeom prst="rect">
                      <a:avLst/>
                    </a:prstGeom>
                    <a:noFill/>
                    <a:ln>
                      <a:noFill/>
                    </a:ln>
                  </pic:spPr>
                </pic:pic>
              </a:graphicData>
            </a:graphic>
          </wp:inline>
        </w:drawing>
      </w:r>
    </w:p>
    <w:p w:rsidR="00975734" w:rsidRDefault="00975734" w:rsidP="00F87D5F">
      <w:pPr>
        <w:pStyle w:val="infoblue"/>
        <w:spacing w:before="0" w:beforeAutospacing="0" w:afterLines="50" w:after="156" w:afterAutospacing="0"/>
        <w:ind w:firstLine="420"/>
        <w:rPr>
          <w:rFonts w:ascii="Arial" w:hAnsi="Arial" w:cs="Arial"/>
          <w:i w:val="0"/>
          <w:color w:val="auto"/>
        </w:rPr>
      </w:pP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2" w:name="_Toc426032839"/>
      <w:r>
        <w:rPr>
          <w:rFonts w:hint="eastAsia"/>
        </w:rPr>
        <w:lastRenderedPageBreak/>
        <w:t>业务规则</w:t>
      </w:r>
      <w:bookmarkEnd w:id="52"/>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E66D38">
        <w:rPr>
          <w:rFonts w:ascii="Arial" w:hAnsi="Arial" w:cs="Arial" w:hint="eastAsia"/>
          <w:i w:val="0"/>
          <w:color w:val="auto"/>
        </w:rPr>
        <w:t>校验</w:t>
      </w:r>
      <w:r w:rsidR="00FB740E">
        <w:rPr>
          <w:rFonts w:ascii="Arial" w:hAnsi="Arial" w:cs="Arial" w:hint="eastAsia"/>
          <w:i w:val="0"/>
          <w:color w:val="auto"/>
        </w:rPr>
        <w:t>用户注册时</w:t>
      </w:r>
      <w:r w:rsidR="00E66D38">
        <w:rPr>
          <w:rFonts w:ascii="Arial" w:hAnsi="Arial" w:cs="Arial" w:hint="eastAsia"/>
          <w:i w:val="0"/>
          <w:color w:val="auto"/>
        </w:rPr>
        <w:t>手机号</w:t>
      </w:r>
      <w:r w:rsidR="0093017B">
        <w:rPr>
          <w:rFonts w:ascii="Arial" w:hAnsi="Arial" w:cs="Arial" w:hint="eastAsia"/>
          <w:i w:val="0"/>
          <w:color w:val="auto"/>
        </w:rPr>
        <w:t>或</w:t>
      </w:r>
      <w:r w:rsidR="00FB740E">
        <w:rPr>
          <w:rFonts w:ascii="Arial" w:hAnsi="Arial" w:cs="Arial" w:hint="eastAsia"/>
          <w:i w:val="0"/>
          <w:color w:val="auto"/>
        </w:rPr>
        <w:t>邮箱号码</w:t>
      </w:r>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通过用户注册时手机号或邮箱获取验证码</w:t>
      </w:r>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重置密码成功跳转登录页面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3" w:name="_Toc426032840"/>
      <w:r>
        <w:rPr>
          <w:rFonts w:hint="eastAsia"/>
        </w:rPr>
        <w:t>输入说明</w:t>
      </w:r>
      <w:bookmarkEnd w:id="53"/>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855B47" w:rsidTr="00BB39B7">
        <w:tc>
          <w:tcPr>
            <w:tcW w:w="1527" w:type="dxa"/>
            <w:shd w:val="clear" w:color="auto" w:fill="D9D9D9"/>
            <w:vAlign w:val="center"/>
          </w:tcPr>
          <w:p w:rsidR="00855B47" w:rsidRDefault="00855B47" w:rsidP="00BB39B7">
            <w:pPr>
              <w:adjustRightInd w:val="0"/>
              <w:snapToGrid w:val="0"/>
              <w:jc w:val="center"/>
              <w:rPr>
                <w:b/>
                <w:color w:val="000000"/>
                <w:szCs w:val="21"/>
              </w:rPr>
            </w:pPr>
            <w:bookmarkStart w:id="54" w:name="_Toc426032841"/>
            <w:r>
              <w:rPr>
                <w:rFonts w:hint="eastAsia"/>
                <w:b/>
                <w:color w:val="000000"/>
                <w:szCs w:val="21"/>
              </w:rPr>
              <w:t>输入项</w:t>
            </w:r>
          </w:p>
        </w:tc>
        <w:tc>
          <w:tcPr>
            <w:tcW w:w="1418"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备注</w:t>
            </w:r>
          </w:p>
        </w:tc>
      </w:tr>
      <w:tr w:rsidR="00855B47" w:rsidTr="00BB39B7">
        <w:tc>
          <w:tcPr>
            <w:tcW w:w="1527" w:type="dxa"/>
            <w:vAlign w:val="center"/>
          </w:tcPr>
          <w:p w:rsidR="00D0040D" w:rsidRDefault="00D0040D" w:rsidP="00BB39B7">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855B47" w:rsidRDefault="00D0040D" w:rsidP="00D0040D">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855B47" w:rsidRDefault="00D0040D" w:rsidP="00BB39B7">
            <w:pPr>
              <w:rPr>
                <w:rFonts w:ascii="Calibri" w:hAnsi="Calibri"/>
                <w:color w:val="000000"/>
                <w:szCs w:val="21"/>
              </w:rPr>
            </w:pPr>
            <w:r>
              <w:rPr>
                <w:rFonts w:ascii="Calibri" w:hAnsi="Calibri" w:hint="eastAsia"/>
                <w:color w:val="000000"/>
                <w:szCs w:val="21"/>
              </w:rPr>
              <w:t>选项卡</w:t>
            </w:r>
          </w:p>
        </w:tc>
        <w:tc>
          <w:tcPr>
            <w:tcW w:w="4534" w:type="dxa"/>
            <w:vAlign w:val="center"/>
          </w:tcPr>
          <w:p w:rsidR="00855B47" w:rsidRPr="00855B47" w:rsidRDefault="00FD7310" w:rsidP="00855B47">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855B47" w:rsidRDefault="00855B47" w:rsidP="00BB39B7">
            <w:pPr>
              <w:ind w:firstLine="525"/>
              <w:rPr>
                <w:rFonts w:ascii="Calibri" w:hAnsi="Calibri"/>
                <w:color w:val="000000"/>
                <w:szCs w:val="21"/>
              </w:rPr>
            </w:pPr>
          </w:p>
        </w:tc>
      </w:tr>
      <w:tr w:rsidR="00855B47" w:rsidTr="00BB39B7">
        <w:tc>
          <w:tcPr>
            <w:tcW w:w="1527" w:type="dxa"/>
            <w:vAlign w:val="center"/>
          </w:tcPr>
          <w:p w:rsidR="00855B47" w:rsidRDefault="00D81275" w:rsidP="00BB39B7">
            <w:pPr>
              <w:rPr>
                <w:rFonts w:ascii="Calibri" w:hAnsi="Calibri"/>
                <w:color w:val="000000"/>
                <w:szCs w:val="21"/>
              </w:rPr>
            </w:pPr>
            <w:r>
              <w:rPr>
                <w:rFonts w:ascii="Calibri" w:hAnsi="Calibri" w:hint="eastAsia"/>
                <w:color w:val="000000"/>
                <w:szCs w:val="21"/>
              </w:rPr>
              <w:t>手机号</w:t>
            </w:r>
          </w:p>
        </w:tc>
        <w:tc>
          <w:tcPr>
            <w:tcW w:w="1418" w:type="dxa"/>
            <w:vAlign w:val="center"/>
          </w:tcPr>
          <w:p w:rsidR="00855B47" w:rsidRDefault="00473459"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473459" w:rsidRPr="000502BE" w:rsidRDefault="00473459" w:rsidP="00473459">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C47213">
              <w:rPr>
                <w:rFonts w:ascii="Calibri" w:hAnsi="Calibri" w:hint="eastAsia"/>
                <w:color w:val="000000"/>
                <w:szCs w:val="21"/>
              </w:rPr>
              <w:t>手机</w:t>
            </w:r>
            <w:r>
              <w:rPr>
                <w:rFonts w:ascii="Calibri" w:hAnsi="Calibri" w:hint="eastAsia"/>
                <w:color w:val="000000"/>
                <w:szCs w:val="21"/>
              </w:rPr>
              <w:t>号不能为空</w:t>
            </w:r>
          </w:p>
          <w:p w:rsidR="00C47213" w:rsidRPr="00C47213" w:rsidRDefault="00C47213" w:rsidP="00C47213">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sidR="00473459">
              <w:rPr>
                <w:rFonts w:ascii="Calibri" w:hAnsi="Calibri" w:hint="eastAsia"/>
                <w:color w:val="000000"/>
                <w:szCs w:val="21"/>
              </w:rPr>
              <w:t xml:space="preserve"> </w:t>
            </w:r>
            <w:r>
              <w:rPr>
                <w:rFonts w:ascii="Calibri" w:hAnsi="Calibri" w:hint="eastAsia"/>
                <w:color w:val="000000"/>
                <w:szCs w:val="21"/>
              </w:rPr>
              <w:t>提示：手机</w:t>
            </w:r>
            <w:r w:rsidR="00473459">
              <w:rPr>
                <w:rFonts w:ascii="Calibri" w:hAnsi="Calibri" w:hint="eastAsia"/>
                <w:color w:val="000000"/>
                <w:szCs w:val="21"/>
              </w:rPr>
              <w:t>格式不正确</w:t>
            </w:r>
          </w:p>
          <w:p w:rsidR="00855B47" w:rsidRPr="00855B47" w:rsidRDefault="00C47213" w:rsidP="00473459">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473459">
              <w:rPr>
                <w:rFonts w:ascii="Calibri" w:hAnsi="Calibri" w:hint="eastAsia"/>
                <w:color w:val="000000"/>
                <w:szCs w:val="21"/>
              </w:rPr>
              <w:t>当鼠标离开输入框时校验</w:t>
            </w:r>
            <w:r w:rsidR="00AE5B35">
              <w:rPr>
                <w:rFonts w:ascii="Calibri" w:hAnsi="Calibri" w:hint="eastAsia"/>
                <w:color w:val="000000"/>
                <w:szCs w:val="21"/>
              </w:rPr>
              <w:t>手机</w:t>
            </w:r>
            <w:r w:rsidR="00473459">
              <w:rPr>
                <w:rFonts w:ascii="Calibri" w:hAnsi="Calibri" w:hint="eastAsia"/>
                <w:color w:val="000000"/>
                <w:szCs w:val="21"/>
              </w:rPr>
              <w:t>是否存在</w:t>
            </w:r>
            <w:r w:rsidR="00473459">
              <w:rPr>
                <w:rFonts w:ascii="Calibri" w:hAnsi="Calibri" w:hint="eastAsia"/>
                <w:color w:val="000000"/>
                <w:szCs w:val="21"/>
              </w:rPr>
              <w:t xml:space="preserve"> </w:t>
            </w:r>
            <w:r w:rsidR="00B3685F">
              <w:rPr>
                <w:rFonts w:ascii="Calibri" w:hAnsi="Calibri" w:hint="eastAsia"/>
                <w:color w:val="000000"/>
                <w:szCs w:val="21"/>
              </w:rPr>
              <w:t>提示：手机号</w:t>
            </w:r>
            <w:r w:rsidR="00473459">
              <w:rPr>
                <w:rFonts w:ascii="Calibri" w:hAnsi="Calibri" w:hint="eastAsia"/>
                <w:color w:val="000000"/>
                <w:szCs w:val="21"/>
              </w:rPr>
              <w:t>不存在</w:t>
            </w:r>
            <w:r w:rsidR="00B3685F">
              <w:rPr>
                <w:rFonts w:ascii="Calibri" w:hAnsi="Calibri" w:hint="eastAsia"/>
                <w:color w:val="000000"/>
                <w:szCs w:val="21"/>
              </w:rPr>
              <w:t>！</w:t>
            </w:r>
          </w:p>
        </w:tc>
        <w:tc>
          <w:tcPr>
            <w:tcW w:w="1986" w:type="dxa"/>
            <w:vAlign w:val="center"/>
          </w:tcPr>
          <w:p w:rsidR="00855B47" w:rsidRDefault="00855B47" w:rsidP="00BB39B7">
            <w:pPr>
              <w:ind w:firstLine="525"/>
              <w:rPr>
                <w:rFonts w:ascii="Calibri" w:hAnsi="Calibri"/>
                <w:color w:val="000000"/>
                <w:szCs w:val="21"/>
              </w:rPr>
            </w:pPr>
          </w:p>
        </w:tc>
      </w:tr>
      <w:tr w:rsidR="00BF72F1" w:rsidTr="00BB39B7">
        <w:tc>
          <w:tcPr>
            <w:tcW w:w="1527" w:type="dxa"/>
            <w:vAlign w:val="center"/>
          </w:tcPr>
          <w:p w:rsidR="00BF72F1" w:rsidRDefault="00BF72F1" w:rsidP="00BF72F1">
            <w:pPr>
              <w:rPr>
                <w:rFonts w:ascii="Calibri" w:hAnsi="Calibri"/>
                <w:color w:val="000000"/>
                <w:szCs w:val="21"/>
              </w:rPr>
            </w:pPr>
            <w:r>
              <w:rPr>
                <w:rFonts w:ascii="Calibri" w:hAnsi="Calibri" w:hint="eastAsia"/>
                <w:color w:val="000000"/>
                <w:szCs w:val="21"/>
              </w:rPr>
              <w:t>电子邮箱</w:t>
            </w:r>
          </w:p>
        </w:tc>
        <w:tc>
          <w:tcPr>
            <w:tcW w:w="1418" w:type="dxa"/>
            <w:vAlign w:val="center"/>
          </w:tcPr>
          <w:p w:rsidR="00BF72F1" w:rsidRDefault="00BF72F1" w:rsidP="00BF72F1">
            <w:pPr>
              <w:rPr>
                <w:rFonts w:ascii="Calibri" w:hAnsi="Calibri"/>
                <w:color w:val="000000"/>
                <w:szCs w:val="21"/>
              </w:rPr>
            </w:pPr>
            <w:r>
              <w:rPr>
                <w:rFonts w:ascii="Calibri" w:hAnsi="Calibri" w:hint="eastAsia"/>
                <w:color w:val="000000"/>
                <w:szCs w:val="21"/>
              </w:rPr>
              <w:t>文本框</w:t>
            </w:r>
          </w:p>
        </w:tc>
        <w:tc>
          <w:tcPr>
            <w:tcW w:w="4534" w:type="dxa"/>
            <w:vAlign w:val="center"/>
          </w:tcPr>
          <w:p w:rsidR="00BF72F1" w:rsidRPr="000502BE" w:rsidRDefault="00BF72F1" w:rsidP="00BF72F1">
            <w:pPr>
              <w:pStyle w:val="af0"/>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BF72F1" w:rsidRPr="00C47213" w:rsidRDefault="00BF72F1" w:rsidP="00BF72F1">
            <w:pPr>
              <w:pStyle w:val="af0"/>
              <w:numPr>
                <w:ilvl w:val="1"/>
                <w:numId w:val="17"/>
              </w:numPr>
              <w:ind w:firstLineChars="0"/>
              <w:jc w:val="left"/>
              <w:rPr>
                <w:rFonts w:ascii="Calibri" w:hAnsi="Calibri"/>
                <w:color w:val="000000"/>
                <w:szCs w:val="21"/>
              </w:rPr>
            </w:pPr>
            <w:r>
              <w:rPr>
                <w:rFonts w:ascii="Calibri" w:hAnsi="Calibri" w:hint="eastAsia"/>
                <w:color w:val="000000"/>
                <w:szCs w:val="21"/>
              </w:rPr>
              <w:t>校验</w:t>
            </w:r>
            <w:r w:rsidR="00E24E16">
              <w:rPr>
                <w:rFonts w:ascii="Calibri" w:hAnsi="Calibri" w:hint="eastAsia"/>
                <w:color w:val="000000"/>
                <w:szCs w:val="21"/>
              </w:rPr>
              <w:t>电子邮箱</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E24E16">
              <w:rPr>
                <w:rFonts w:ascii="Calibri" w:hAnsi="Calibri" w:hint="eastAsia"/>
                <w:color w:val="000000"/>
                <w:szCs w:val="21"/>
              </w:rPr>
              <w:t>电子邮箱</w:t>
            </w:r>
            <w:r>
              <w:rPr>
                <w:rFonts w:ascii="Calibri" w:hAnsi="Calibri" w:hint="eastAsia"/>
                <w:color w:val="000000"/>
                <w:szCs w:val="21"/>
              </w:rPr>
              <w:t>不正确</w:t>
            </w:r>
            <w:r w:rsidR="00184BDC">
              <w:rPr>
                <w:rFonts w:ascii="Calibri" w:hAnsi="Calibri" w:hint="eastAsia"/>
                <w:color w:val="000000"/>
                <w:szCs w:val="21"/>
              </w:rPr>
              <w:t>。</w:t>
            </w:r>
          </w:p>
          <w:p w:rsidR="00BF72F1" w:rsidRPr="00855B47" w:rsidRDefault="00BF72F1" w:rsidP="00BF72F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456F19">
              <w:rPr>
                <w:rFonts w:ascii="Calibri" w:hAnsi="Calibri" w:hint="eastAsia"/>
                <w:color w:val="000000"/>
                <w:szCs w:val="21"/>
              </w:rPr>
              <w:t>电子邮箱</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456F19">
              <w:rPr>
                <w:rFonts w:ascii="Calibri" w:hAnsi="Calibri" w:hint="eastAsia"/>
                <w:color w:val="000000"/>
                <w:szCs w:val="21"/>
              </w:rPr>
              <w:t>电子邮箱</w:t>
            </w:r>
            <w:r>
              <w:rPr>
                <w:rFonts w:ascii="Calibri" w:hAnsi="Calibri" w:hint="eastAsia"/>
                <w:color w:val="000000"/>
                <w:szCs w:val="21"/>
              </w:rPr>
              <w:t>不存在！</w:t>
            </w:r>
          </w:p>
        </w:tc>
        <w:tc>
          <w:tcPr>
            <w:tcW w:w="1986" w:type="dxa"/>
            <w:vAlign w:val="center"/>
          </w:tcPr>
          <w:p w:rsidR="00BF72F1" w:rsidRDefault="00BF72F1" w:rsidP="00BF72F1">
            <w:pPr>
              <w:ind w:firstLine="525"/>
              <w:rPr>
                <w:rFonts w:ascii="Calibri" w:hAnsi="Calibri"/>
                <w:color w:val="000000"/>
                <w:szCs w:val="21"/>
              </w:rPr>
            </w:pPr>
          </w:p>
        </w:tc>
      </w:tr>
      <w:tr w:rsidR="00C20D3B" w:rsidTr="00BB39B7">
        <w:tc>
          <w:tcPr>
            <w:tcW w:w="1527" w:type="dxa"/>
            <w:vAlign w:val="center"/>
          </w:tcPr>
          <w:p w:rsidR="00C20D3B" w:rsidRDefault="00C20D3B" w:rsidP="00C20D3B">
            <w:pPr>
              <w:rPr>
                <w:rFonts w:ascii="Calibri" w:hAnsi="Calibri"/>
                <w:color w:val="000000"/>
                <w:szCs w:val="21"/>
              </w:rPr>
            </w:pPr>
            <w:r>
              <w:rPr>
                <w:rFonts w:ascii="Calibri" w:hAnsi="Calibri" w:hint="eastAsia"/>
                <w:color w:val="000000"/>
                <w:szCs w:val="21"/>
              </w:rPr>
              <w:t>验证码</w:t>
            </w:r>
          </w:p>
        </w:tc>
        <w:tc>
          <w:tcPr>
            <w:tcW w:w="1418" w:type="dxa"/>
            <w:vAlign w:val="center"/>
          </w:tcPr>
          <w:p w:rsidR="00C20D3B" w:rsidRDefault="00C20D3B" w:rsidP="00C20D3B">
            <w:pPr>
              <w:rPr>
                <w:rFonts w:ascii="Calibri" w:hAnsi="Calibri"/>
                <w:color w:val="000000"/>
                <w:szCs w:val="21"/>
              </w:rPr>
            </w:pPr>
            <w:r>
              <w:rPr>
                <w:rFonts w:ascii="Calibri" w:hAnsi="Calibri" w:hint="eastAsia"/>
                <w:color w:val="000000"/>
                <w:szCs w:val="21"/>
              </w:rPr>
              <w:t>文本框</w:t>
            </w:r>
          </w:p>
        </w:tc>
        <w:tc>
          <w:tcPr>
            <w:tcW w:w="4534" w:type="dxa"/>
            <w:vAlign w:val="center"/>
          </w:tcPr>
          <w:p w:rsidR="00C20D3B" w:rsidRDefault="00C20D3B" w:rsidP="00C20D3B">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20D3B" w:rsidRDefault="00C20D3B" w:rsidP="00C20D3B">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C20D3B" w:rsidRDefault="00C20D3B" w:rsidP="00C20D3B">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登录密码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12613" w:rsidRDefault="00912613" w:rsidP="00912613">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12613" w:rsidRDefault="00912613" w:rsidP="00912613">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确认密码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12613" w:rsidRDefault="00912613" w:rsidP="00912613">
            <w:pPr>
              <w:ind w:firstLine="525"/>
              <w:rPr>
                <w:rFonts w:ascii="Calibri" w:hAnsi="Calibri"/>
                <w:color w:val="000000"/>
                <w:szCs w:val="21"/>
              </w:rPr>
            </w:pPr>
          </w:p>
        </w:tc>
      </w:tr>
      <w:tr w:rsidR="00204923" w:rsidTr="00BB39B7">
        <w:tc>
          <w:tcPr>
            <w:tcW w:w="1527" w:type="dxa"/>
            <w:vAlign w:val="center"/>
          </w:tcPr>
          <w:p w:rsidR="00204923" w:rsidRDefault="00204923" w:rsidP="00912613">
            <w:pPr>
              <w:rPr>
                <w:rFonts w:ascii="Calibri" w:hAnsi="Calibri"/>
                <w:color w:val="000000"/>
                <w:szCs w:val="21"/>
              </w:rPr>
            </w:pPr>
            <w:r>
              <w:rPr>
                <w:rFonts w:ascii="Calibri" w:hAnsi="Calibri" w:hint="eastAsia"/>
                <w:color w:val="000000"/>
                <w:szCs w:val="21"/>
              </w:rPr>
              <w:t>找回密码</w:t>
            </w:r>
          </w:p>
        </w:tc>
        <w:tc>
          <w:tcPr>
            <w:tcW w:w="1418" w:type="dxa"/>
            <w:vAlign w:val="center"/>
          </w:tcPr>
          <w:p w:rsidR="00204923" w:rsidRDefault="00204923"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204923" w:rsidRDefault="0020492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204923" w:rsidRDefault="0020492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204923" w:rsidRDefault="00204923" w:rsidP="00912613">
            <w:pPr>
              <w:ind w:firstLine="525"/>
              <w:rPr>
                <w:rFonts w:ascii="Calibri" w:hAnsi="Calibri"/>
                <w:color w:val="000000"/>
                <w:szCs w:val="21"/>
              </w:rPr>
            </w:pPr>
          </w:p>
        </w:tc>
      </w:tr>
      <w:tr w:rsidR="00A96389" w:rsidTr="00BB39B7">
        <w:tc>
          <w:tcPr>
            <w:tcW w:w="1527" w:type="dxa"/>
            <w:vAlign w:val="center"/>
          </w:tcPr>
          <w:p w:rsidR="00A96389" w:rsidRDefault="00A96389" w:rsidP="00912613">
            <w:pPr>
              <w:rPr>
                <w:rFonts w:ascii="Calibri" w:hAnsi="Calibri"/>
                <w:color w:val="000000"/>
                <w:szCs w:val="21"/>
              </w:rPr>
            </w:pPr>
            <w:r>
              <w:rPr>
                <w:rFonts w:ascii="Calibri" w:hAnsi="Calibri" w:hint="eastAsia"/>
                <w:color w:val="000000"/>
                <w:szCs w:val="21"/>
              </w:rPr>
              <w:t>提交按钮</w:t>
            </w:r>
          </w:p>
        </w:tc>
        <w:tc>
          <w:tcPr>
            <w:tcW w:w="1418" w:type="dxa"/>
            <w:vAlign w:val="center"/>
          </w:tcPr>
          <w:p w:rsidR="00A96389" w:rsidRDefault="00A96389"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A96389" w:rsidRDefault="00A96389"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3124C">
              <w:rPr>
                <w:rFonts w:ascii="Calibri" w:hAnsi="Calibri" w:hint="eastAsia"/>
                <w:color w:val="000000"/>
                <w:szCs w:val="21"/>
              </w:rPr>
              <w:t>密码输入校验通过才能点击</w:t>
            </w:r>
          </w:p>
          <w:p w:rsidR="000E2F9F" w:rsidRDefault="000E2F9F"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C24E26">
              <w:rPr>
                <w:rFonts w:ascii="Calibri" w:hAnsi="Calibri" w:hint="eastAsia"/>
                <w:color w:val="000000"/>
                <w:szCs w:val="21"/>
              </w:rPr>
              <w:t>提交后跳转登录页面</w:t>
            </w:r>
          </w:p>
        </w:tc>
        <w:tc>
          <w:tcPr>
            <w:tcW w:w="1986" w:type="dxa"/>
            <w:vAlign w:val="center"/>
          </w:tcPr>
          <w:p w:rsidR="00A96389" w:rsidRDefault="00A96389" w:rsidP="00912613">
            <w:pPr>
              <w:ind w:firstLine="525"/>
              <w:rPr>
                <w:rFonts w:ascii="Calibri" w:hAnsi="Calibri"/>
                <w:color w:val="000000"/>
                <w:szCs w:val="21"/>
              </w:rPr>
            </w:pPr>
          </w:p>
        </w:tc>
      </w:tr>
    </w:tbl>
    <w:p w:rsidR="00165359" w:rsidRDefault="00D30D7C" w:rsidP="00F87D5F">
      <w:pPr>
        <w:pStyle w:val="5"/>
        <w:numPr>
          <w:ilvl w:val="4"/>
          <w:numId w:val="1"/>
        </w:numPr>
        <w:spacing w:beforeLines="50" w:before="156" w:beforeAutospacing="0" w:afterLines="50" w:after="156" w:afterAutospacing="0"/>
        <w:ind w:left="995" w:hangingChars="472" w:hanging="995"/>
      </w:pPr>
      <w:r>
        <w:rPr>
          <w:rFonts w:hint="eastAsia"/>
        </w:rPr>
        <w:t>输出说明</w:t>
      </w:r>
      <w:bookmarkEnd w:id="54"/>
    </w:p>
    <w:p w:rsidR="00165359" w:rsidRDefault="00222DBD" w:rsidP="00F87D5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222DBD" w:rsidRDefault="00222DBD"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014F66">
        <w:rPr>
          <w:rFonts w:ascii="Arial" w:hAnsi="Arial" w:cs="Arial" w:hint="eastAsia"/>
          <w:i w:val="0"/>
          <w:color w:val="auto"/>
        </w:rPr>
        <w:t>提交按按钮跳转登录页面</w:t>
      </w:r>
    </w:p>
    <w:p w:rsidR="00165359" w:rsidRDefault="00855B47">
      <w:pPr>
        <w:pStyle w:val="4"/>
        <w:numPr>
          <w:ilvl w:val="3"/>
          <w:numId w:val="1"/>
        </w:numPr>
      </w:pPr>
      <w:r>
        <w:rPr>
          <w:rFonts w:hint="eastAsia"/>
        </w:rPr>
        <w:t>完善个人信息</w:t>
      </w: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功能描述</w:t>
      </w:r>
    </w:p>
    <w:p w:rsidR="007230BC" w:rsidRDefault="00857666" w:rsidP="00D114CA">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、买家注册账号并且登录的前提</w:t>
      </w:r>
    </w:p>
    <w:p w:rsidR="00D114CA" w:rsidRDefault="007230BC" w:rsidP="00D114CA">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、个人信息</w:t>
      </w:r>
      <w:r w:rsidR="00083276">
        <w:rPr>
          <w:rFonts w:ascii="Arial" w:hAnsi="Arial" w:cs="Arial"/>
          <w:i w:val="0"/>
          <w:color w:val="auto"/>
        </w:rPr>
        <w:t xml:space="preserve">  </w:t>
      </w:r>
      <w:r w:rsidR="00083276">
        <w:rPr>
          <w:rFonts w:ascii="Arial" w:hAnsi="Arial" w:cs="Arial" w:hint="eastAsia"/>
          <w:i w:val="0"/>
          <w:color w:val="auto"/>
        </w:rPr>
        <w:t>&gt;</w:t>
      </w:r>
      <w:r w:rsidR="0039053C">
        <w:rPr>
          <w:rFonts w:ascii="Arial" w:hAnsi="Arial" w:cs="Arial" w:hint="eastAsia"/>
          <w:i w:val="0"/>
          <w:color w:val="auto"/>
        </w:rPr>
        <w:t>&gt;</w:t>
      </w:r>
      <w:r w:rsidR="0039053C">
        <w:rPr>
          <w:rFonts w:ascii="Arial" w:hAnsi="Arial" w:cs="Arial"/>
          <w:i w:val="0"/>
          <w:color w:val="auto"/>
        </w:rPr>
        <w:t xml:space="preserve"> </w:t>
      </w:r>
      <w:r>
        <w:rPr>
          <w:rFonts w:ascii="Arial" w:hAnsi="Arial" w:cs="Arial" w:hint="eastAsia"/>
          <w:i w:val="0"/>
          <w:color w:val="auto"/>
        </w:rPr>
        <w:t>维护个人信息</w:t>
      </w:r>
      <w:r w:rsidR="00AA1C3C">
        <w:rPr>
          <w:rFonts w:ascii="Arial" w:hAnsi="Arial" w:cs="Arial" w:hint="eastAsia"/>
          <w:i w:val="0"/>
          <w:color w:val="auto"/>
        </w:rPr>
        <w:t>菜单</w:t>
      </w:r>
    </w:p>
    <w:p w:rsidR="00740895" w:rsidRPr="00740895" w:rsidRDefault="00740895" w:rsidP="00740895">
      <w:pPr>
        <w:widowControl/>
        <w:jc w:val="left"/>
        <w:rPr>
          <w:rFonts w:ascii="宋体" w:hAnsi="宋体" w:cs="宋体"/>
          <w:kern w:val="0"/>
          <w:sz w:val="24"/>
        </w:rPr>
      </w:pPr>
      <w:r w:rsidRPr="00740895">
        <w:rPr>
          <w:rFonts w:ascii="宋体" w:hAnsi="宋体" w:cs="宋体"/>
          <w:noProof/>
          <w:kern w:val="0"/>
          <w:sz w:val="24"/>
        </w:rPr>
        <w:lastRenderedPageBreak/>
        <w:drawing>
          <wp:inline distT="0" distB="0" distL="0" distR="0">
            <wp:extent cx="6086282" cy="3832860"/>
            <wp:effectExtent l="0" t="0" r="0" b="0"/>
            <wp:docPr id="26" name="图片 26" descr="C:\Users\Administrator\Documents\Tencent Files\3003379810\Image\C2C\I1JPP8K1]AO0YY%ED7PQP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003379810\Image\C2C\I1JPP8K1]AO0YY%ED7PQPS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0996" cy="3835829"/>
                    </a:xfrm>
                    <a:prstGeom prst="rect">
                      <a:avLst/>
                    </a:prstGeom>
                    <a:noFill/>
                    <a:ln>
                      <a:noFill/>
                    </a:ln>
                  </pic:spPr>
                </pic:pic>
              </a:graphicData>
            </a:graphic>
          </wp:inline>
        </w:drawing>
      </w:r>
    </w:p>
    <w:p w:rsidR="00622693" w:rsidRPr="00622693" w:rsidRDefault="00622693" w:rsidP="00622693">
      <w:pPr>
        <w:widowControl/>
        <w:jc w:val="left"/>
        <w:rPr>
          <w:rFonts w:ascii="宋体" w:hAnsi="宋体" w:cs="宋体"/>
          <w:kern w:val="0"/>
          <w:sz w:val="24"/>
        </w:rPr>
      </w:pPr>
    </w:p>
    <w:p w:rsidR="00622693" w:rsidRDefault="00622693" w:rsidP="00D114CA">
      <w:pPr>
        <w:pStyle w:val="infoblue"/>
        <w:spacing w:before="0" w:beforeAutospacing="0" w:afterLines="50" w:after="156" w:afterAutospacing="0"/>
        <w:ind w:firstLine="420"/>
        <w:rPr>
          <w:rFonts w:ascii="Arial" w:hAnsi="Arial" w:cs="Arial"/>
          <w:i w:val="0"/>
          <w:color w:val="auto"/>
        </w:rPr>
      </w:pP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业务规则</w:t>
      </w:r>
    </w:p>
    <w:p w:rsidR="00D114CA" w:rsidRDefault="00D114CA" w:rsidP="00D114CA">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03764">
        <w:rPr>
          <w:rFonts w:ascii="Arial" w:hAnsi="Arial" w:cs="Arial" w:hint="eastAsia"/>
          <w:i w:val="0"/>
          <w:color w:val="auto"/>
        </w:rPr>
        <w:t>用户名</w:t>
      </w:r>
      <w:r w:rsidR="00FB0399">
        <w:rPr>
          <w:rFonts w:ascii="Arial" w:hAnsi="Arial" w:cs="Arial" w:hint="eastAsia"/>
          <w:i w:val="0"/>
          <w:color w:val="auto"/>
        </w:rPr>
        <w:t>惟一性校验</w:t>
      </w:r>
    </w:p>
    <w:p w:rsidR="00D114CA" w:rsidRDefault="00D114CA" w:rsidP="00D114CA">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E198F">
        <w:rPr>
          <w:rFonts w:ascii="Arial" w:hAnsi="Arial" w:cs="Arial" w:hint="eastAsia"/>
          <w:i w:val="0"/>
          <w:color w:val="auto"/>
        </w:rPr>
        <w:t>用户名修改后不可再修改</w:t>
      </w:r>
    </w:p>
    <w:p w:rsidR="00D114CA" w:rsidRDefault="00D114CA" w:rsidP="008A66A7">
      <w:pPr>
        <w:pStyle w:val="infoblue"/>
        <w:spacing w:before="0" w:beforeAutospacing="0" w:afterLines="50" w:after="156" w:afterAutospacing="0"/>
        <w:ind w:left="840" w:firstLineChars="0" w:firstLine="0"/>
        <w:rPr>
          <w:rFonts w:ascii="Arial" w:hAnsi="Arial" w:cs="Arial"/>
          <w:i w:val="0"/>
          <w:color w:val="auto"/>
        </w:rPr>
      </w:pP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D114CA" w:rsidTr="00BB39B7">
        <w:tc>
          <w:tcPr>
            <w:tcW w:w="1527"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备注</w:t>
            </w:r>
          </w:p>
        </w:tc>
      </w:tr>
      <w:tr w:rsidR="00D114CA" w:rsidTr="00BB39B7">
        <w:tc>
          <w:tcPr>
            <w:tcW w:w="1527" w:type="dxa"/>
            <w:vAlign w:val="center"/>
          </w:tcPr>
          <w:p w:rsidR="00D114CA" w:rsidRDefault="007E53E7" w:rsidP="00BB39B7">
            <w:pPr>
              <w:rPr>
                <w:rFonts w:ascii="Calibri" w:hAnsi="Calibri"/>
                <w:color w:val="000000"/>
                <w:szCs w:val="21"/>
              </w:rPr>
            </w:pPr>
            <w:r>
              <w:rPr>
                <w:rFonts w:ascii="Calibri" w:hAnsi="Calibri" w:hint="eastAsia"/>
                <w:color w:val="000000"/>
                <w:szCs w:val="21"/>
              </w:rPr>
              <w:t>用户名</w:t>
            </w:r>
          </w:p>
        </w:tc>
        <w:tc>
          <w:tcPr>
            <w:tcW w:w="1418" w:type="dxa"/>
            <w:vAlign w:val="center"/>
          </w:tcPr>
          <w:p w:rsidR="00D114CA" w:rsidRDefault="007E53E7"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7E53E7" w:rsidP="00BB39B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9B1713">
              <w:rPr>
                <w:rFonts w:ascii="Calibri" w:hAnsi="Calibri" w:hint="eastAsia"/>
                <w:color w:val="000000"/>
                <w:szCs w:val="21"/>
              </w:rPr>
              <w:t>必填项</w:t>
            </w:r>
            <w:r w:rsidR="009B1713">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w:t>
            </w:r>
            <w:r w:rsidR="00A77046">
              <w:rPr>
                <w:rFonts w:ascii="Calibri" w:hAnsi="Calibri" w:hint="eastAsia"/>
                <w:color w:val="000000"/>
                <w:szCs w:val="21"/>
              </w:rPr>
              <w:t>或</w:t>
            </w:r>
            <w:r>
              <w:rPr>
                <w:rFonts w:ascii="Calibri" w:hAnsi="Calibri" w:hint="eastAsia"/>
                <w:color w:val="000000"/>
                <w:szCs w:val="21"/>
              </w:rPr>
              <w:t>数字组成</w:t>
            </w:r>
          </w:p>
          <w:p w:rsidR="007E53E7" w:rsidRDefault="007E53E7" w:rsidP="00BB39B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7E53E7" w:rsidRDefault="007E53E7" w:rsidP="00BB39B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7E53E7" w:rsidRPr="00855B47" w:rsidRDefault="007E53E7" w:rsidP="00BB39B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8D6772">
              <w:rPr>
                <w:rFonts w:ascii="Calibri" w:hAnsi="Calibri" w:hint="eastAsia"/>
                <w:color w:val="000000"/>
                <w:szCs w:val="21"/>
              </w:rPr>
              <w:t>提示</w:t>
            </w:r>
            <w:r>
              <w:rPr>
                <w:rFonts w:ascii="Calibri" w:hAnsi="Calibri" w:hint="eastAsia"/>
                <w:color w:val="000000"/>
                <w:szCs w:val="21"/>
              </w:rPr>
              <w:t>设定后不可修改</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666AD8" w:rsidP="00BB39B7">
            <w:pPr>
              <w:rPr>
                <w:rFonts w:ascii="Calibri" w:hAnsi="Calibri"/>
                <w:color w:val="000000"/>
                <w:szCs w:val="21"/>
              </w:rPr>
            </w:pPr>
            <w:r>
              <w:rPr>
                <w:rFonts w:ascii="Calibri" w:hAnsi="Calibri" w:hint="eastAsia"/>
                <w:color w:val="000000"/>
                <w:szCs w:val="21"/>
              </w:rPr>
              <w:t>昵称</w:t>
            </w:r>
          </w:p>
        </w:tc>
        <w:tc>
          <w:tcPr>
            <w:tcW w:w="1418" w:type="dxa"/>
            <w:vAlign w:val="center"/>
          </w:tcPr>
          <w:p w:rsidR="00D114CA" w:rsidRDefault="00666AD8"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666AD8"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、非必填</w:t>
            </w:r>
            <w:r>
              <w:rPr>
                <w:rFonts w:ascii="Calibri" w:hAnsi="Calibri" w:hint="eastAsia"/>
                <w:color w:val="000000"/>
                <w:szCs w:val="21"/>
              </w:rPr>
              <w:t xml:space="preserve"> </w:t>
            </w:r>
            <w:r>
              <w:rPr>
                <w:rFonts w:ascii="Calibri" w:hAnsi="Calibri" w:hint="eastAsia"/>
                <w:color w:val="000000"/>
                <w:szCs w:val="21"/>
              </w:rPr>
              <w:t>长度小于</w:t>
            </w:r>
            <w:r>
              <w:rPr>
                <w:rFonts w:ascii="Calibri" w:hAnsi="Calibri"/>
                <w:color w:val="000000"/>
                <w:szCs w:val="21"/>
              </w:rPr>
              <w:t xml:space="preserve">20 </w:t>
            </w:r>
            <w:r>
              <w:rPr>
                <w:rFonts w:ascii="Calibri" w:hAnsi="Calibri" w:hint="eastAsia"/>
                <w:color w:val="000000"/>
                <w:szCs w:val="21"/>
              </w:rPr>
              <w:t>英文数字汉字组成</w:t>
            </w:r>
          </w:p>
          <w:p w:rsidR="0081341D" w:rsidRPr="00855B47" w:rsidRDefault="0081341D"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、系统中如果未填写昵称时则使用用户名代替昵称</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1341D" w:rsidP="00BB39B7">
            <w:pPr>
              <w:rPr>
                <w:rFonts w:ascii="Calibri" w:hAnsi="Calibri"/>
                <w:color w:val="000000"/>
                <w:szCs w:val="21"/>
              </w:rPr>
            </w:pPr>
            <w:r>
              <w:rPr>
                <w:rFonts w:ascii="Calibri" w:hAnsi="Calibri" w:hint="eastAsia"/>
                <w:color w:val="000000"/>
                <w:szCs w:val="21"/>
              </w:rPr>
              <w:t>性别</w:t>
            </w:r>
          </w:p>
        </w:tc>
        <w:tc>
          <w:tcPr>
            <w:tcW w:w="1418" w:type="dxa"/>
            <w:vAlign w:val="center"/>
          </w:tcPr>
          <w:p w:rsidR="00D114CA" w:rsidRDefault="0081341D" w:rsidP="00BB39B7">
            <w:pPr>
              <w:rPr>
                <w:rFonts w:ascii="Calibri" w:hAnsi="Calibri"/>
                <w:color w:val="000000"/>
                <w:szCs w:val="21"/>
              </w:rPr>
            </w:pPr>
            <w:r>
              <w:rPr>
                <w:rFonts w:ascii="Calibri" w:hAnsi="Calibri" w:hint="eastAsia"/>
                <w:color w:val="000000"/>
                <w:szCs w:val="21"/>
              </w:rPr>
              <w:t>单选框</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DF3BA0">
              <w:rPr>
                <w:rFonts w:ascii="Calibri" w:hAnsi="Calibri" w:hint="eastAsia"/>
                <w:color w:val="000000"/>
                <w:szCs w:val="21"/>
              </w:rPr>
              <w:t>选项有：</w:t>
            </w:r>
            <w:r w:rsidR="0003050A">
              <w:rPr>
                <w:rFonts w:ascii="Calibri" w:hAnsi="Calibri" w:hint="eastAsia"/>
                <w:color w:val="000000"/>
                <w:szCs w:val="21"/>
              </w:rPr>
              <w:t xml:space="preserve"> </w:t>
            </w:r>
            <w:r w:rsidR="0003050A">
              <w:rPr>
                <w:rFonts w:ascii="Calibri" w:hAnsi="Calibri" w:hint="eastAsia"/>
                <w:color w:val="000000"/>
                <w:szCs w:val="21"/>
              </w:rPr>
              <w:t>男</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女</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保密</w:t>
            </w:r>
            <w:r w:rsidR="00C24EF6">
              <w:rPr>
                <w:rFonts w:ascii="Calibri" w:hAnsi="Calibri" w:hint="eastAsia"/>
                <w:color w:val="000000"/>
                <w:szCs w:val="21"/>
              </w:rPr>
              <w:t>（默认）</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72D1B" w:rsidP="00BB39B7">
            <w:pPr>
              <w:rPr>
                <w:rFonts w:ascii="Calibri" w:hAnsi="Calibri"/>
                <w:color w:val="000000"/>
                <w:szCs w:val="21"/>
              </w:rPr>
            </w:pPr>
            <w:r>
              <w:rPr>
                <w:rFonts w:ascii="Calibri" w:hAnsi="Calibri" w:hint="eastAsia"/>
                <w:color w:val="000000"/>
                <w:szCs w:val="21"/>
              </w:rPr>
              <w:t>生日</w:t>
            </w:r>
          </w:p>
        </w:tc>
        <w:tc>
          <w:tcPr>
            <w:tcW w:w="1418" w:type="dxa"/>
            <w:vAlign w:val="center"/>
          </w:tcPr>
          <w:p w:rsidR="00D114CA" w:rsidRDefault="00872D1B" w:rsidP="00BB39B7">
            <w:pPr>
              <w:rPr>
                <w:rFonts w:ascii="Calibri" w:hAnsi="Calibri"/>
                <w:color w:val="000000"/>
                <w:szCs w:val="21"/>
              </w:rPr>
            </w:pPr>
            <w:r>
              <w:rPr>
                <w:rFonts w:ascii="Calibri" w:hAnsi="Calibri" w:hint="eastAsia"/>
                <w:color w:val="000000"/>
                <w:szCs w:val="21"/>
              </w:rPr>
              <w:t>下拉列表</w:t>
            </w:r>
          </w:p>
        </w:tc>
        <w:tc>
          <w:tcPr>
            <w:tcW w:w="4534" w:type="dxa"/>
            <w:vAlign w:val="center"/>
          </w:tcPr>
          <w:p w:rsidR="00D114CA" w:rsidRDefault="00872D1B" w:rsidP="00BB39B7">
            <w:pPr>
              <w:rPr>
                <w:rFonts w:ascii="Calibri" w:hAnsi="Calibri"/>
                <w:color w:val="000000"/>
                <w:szCs w:val="21"/>
              </w:rPr>
            </w:pPr>
            <w:r>
              <w:rPr>
                <w:rFonts w:ascii="Calibri" w:hAnsi="Calibri" w:hint="eastAsia"/>
                <w:color w:val="000000"/>
                <w:szCs w:val="21"/>
              </w:rPr>
              <w:t>年</w:t>
            </w:r>
            <w:r>
              <w:rPr>
                <w:rFonts w:ascii="Calibri" w:hAnsi="Calibri" w:hint="eastAsia"/>
                <w:color w:val="000000"/>
                <w:szCs w:val="21"/>
              </w:rPr>
              <w:t xml:space="preserve"> </w:t>
            </w:r>
            <w:r>
              <w:rPr>
                <w:rFonts w:ascii="Calibri" w:hAnsi="Calibri" w:hint="eastAsia"/>
                <w:color w:val="000000"/>
                <w:szCs w:val="21"/>
              </w:rPr>
              <w:t>月</w:t>
            </w:r>
            <w:r>
              <w:rPr>
                <w:rFonts w:ascii="Calibri" w:hAnsi="Calibri" w:hint="eastAsia"/>
                <w:color w:val="000000"/>
                <w:szCs w:val="21"/>
              </w:rPr>
              <w:t xml:space="preserve"> </w:t>
            </w:r>
            <w:r>
              <w:rPr>
                <w:rFonts w:ascii="Calibri" w:hAnsi="Calibri" w:hint="eastAsia"/>
                <w:color w:val="000000"/>
                <w:szCs w:val="21"/>
              </w:rPr>
              <w:t>日</w:t>
            </w:r>
            <w:r w:rsidR="00E70664">
              <w:rPr>
                <w:rFonts w:ascii="Calibri" w:hAnsi="Calibri" w:hint="eastAsia"/>
                <w:color w:val="000000"/>
                <w:szCs w:val="21"/>
              </w:rPr>
              <w:t xml:space="preserve"> </w:t>
            </w:r>
            <w:r w:rsidR="00E70664">
              <w:rPr>
                <w:rFonts w:ascii="Calibri" w:hAnsi="Calibri" w:hint="eastAsia"/>
                <w:color w:val="000000"/>
                <w:szCs w:val="21"/>
              </w:rPr>
              <w:t>（默认当前日期）</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53D2B" w:rsidP="00BB39B7">
            <w:pPr>
              <w:rPr>
                <w:rFonts w:ascii="Calibri" w:hAnsi="Calibri"/>
                <w:color w:val="000000"/>
                <w:szCs w:val="21"/>
              </w:rPr>
            </w:pPr>
            <w:r>
              <w:rPr>
                <w:rFonts w:ascii="Calibri" w:hAnsi="Calibri" w:hint="eastAsia"/>
                <w:color w:val="000000"/>
                <w:szCs w:val="21"/>
              </w:rPr>
              <w:t>身份证号码</w:t>
            </w:r>
          </w:p>
        </w:tc>
        <w:tc>
          <w:tcPr>
            <w:tcW w:w="1418" w:type="dxa"/>
            <w:vAlign w:val="center"/>
          </w:tcPr>
          <w:p w:rsidR="00D114CA" w:rsidRDefault="00853D2B"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853D2B"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sidR="00707D5C">
              <w:rPr>
                <w:rFonts w:ascii="Calibri" w:hAnsi="Calibri" w:hint="eastAsia"/>
                <w:color w:val="000000"/>
                <w:szCs w:val="21"/>
              </w:rPr>
              <w:t xml:space="preserve"> </w:t>
            </w:r>
            <w:r w:rsidR="00707D5C">
              <w:rPr>
                <w:rFonts w:ascii="Calibri" w:hAnsi="Calibri" w:hint="eastAsia"/>
                <w:color w:val="000000"/>
                <w:szCs w:val="21"/>
              </w:rPr>
              <w:t>提示身份证格式不正确</w:t>
            </w:r>
          </w:p>
          <w:p w:rsidR="00853D2B" w:rsidRPr="00855B47" w:rsidRDefault="00853D2B"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707D5C">
              <w:rPr>
                <w:rFonts w:ascii="Calibri" w:hAnsi="Calibri" w:hint="eastAsia"/>
                <w:color w:val="000000"/>
                <w:szCs w:val="21"/>
              </w:rPr>
              <w:t>校验系统中是否存在此身份信息</w:t>
            </w:r>
            <w:r w:rsidR="00707D5C">
              <w:rPr>
                <w:rFonts w:ascii="Calibri" w:hAnsi="Calibri" w:hint="eastAsia"/>
                <w:color w:val="000000"/>
                <w:szCs w:val="21"/>
              </w:rPr>
              <w:t xml:space="preserve"> </w:t>
            </w:r>
            <w:r w:rsidR="00707D5C">
              <w:rPr>
                <w:rFonts w:ascii="Calibri" w:hAnsi="Calibri"/>
                <w:color w:val="000000"/>
                <w:szCs w:val="21"/>
              </w:rPr>
              <w:t xml:space="preserve"> </w:t>
            </w:r>
            <w:r w:rsidR="00707D5C">
              <w:rPr>
                <w:rFonts w:ascii="Calibri" w:hAnsi="Calibri" w:hint="eastAsia"/>
                <w:color w:val="000000"/>
                <w:szCs w:val="21"/>
              </w:rPr>
              <w:t>提示</w:t>
            </w:r>
            <w:r w:rsidR="00707D5C">
              <w:rPr>
                <w:rFonts w:ascii="Calibri" w:hAnsi="Calibri" w:hint="eastAsia"/>
                <w:color w:val="000000"/>
                <w:szCs w:val="21"/>
              </w:rPr>
              <w:t xml:space="preserve"> </w:t>
            </w:r>
            <w:r w:rsidR="00707D5C">
              <w:rPr>
                <w:rFonts w:ascii="Calibri" w:hAnsi="Calibri" w:hint="eastAsia"/>
                <w:color w:val="000000"/>
                <w:szCs w:val="21"/>
              </w:rPr>
              <w:t>您的身份证已被注册</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BA23DA" w:rsidP="00BB39B7">
            <w:pPr>
              <w:rPr>
                <w:rFonts w:ascii="Calibri" w:hAnsi="Calibri"/>
                <w:color w:val="000000"/>
                <w:szCs w:val="21"/>
              </w:rPr>
            </w:pPr>
            <w:r>
              <w:rPr>
                <w:rFonts w:ascii="Calibri" w:hAnsi="Calibri" w:hint="eastAsia"/>
                <w:color w:val="000000"/>
                <w:szCs w:val="21"/>
              </w:rPr>
              <w:t>确认修改</w:t>
            </w:r>
          </w:p>
        </w:tc>
        <w:tc>
          <w:tcPr>
            <w:tcW w:w="1418" w:type="dxa"/>
            <w:vAlign w:val="center"/>
          </w:tcPr>
          <w:p w:rsidR="00D114CA" w:rsidRDefault="00BA23DA" w:rsidP="00BB39B7">
            <w:pPr>
              <w:rPr>
                <w:rFonts w:ascii="Calibri" w:hAnsi="Calibri"/>
                <w:color w:val="000000"/>
                <w:szCs w:val="21"/>
              </w:rPr>
            </w:pPr>
            <w:r>
              <w:rPr>
                <w:rFonts w:ascii="Calibri" w:hAnsi="Calibri" w:hint="eastAsia"/>
                <w:color w:val="000000"/>
                <w:szCs w:val="21"/>
              </w:rPr>
              <w:t>按钮</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、点击提示修改成功！</w:t>
            </w:r>
          </w:p>
        </w:tc>
        <w:tc>
          <w:tcPr>
            <w:tcW w:w="1986" w:type="dxa"/>
            <w:vAlign w:val="center"/>
          </w:tcPr>
          <w:p w:rsidR="00D114CA" w:rsidRDefault="00D114CA" w:rsidP="00BB39B7">
            <w:pPr>
              <w:ind w:firstLine="525"/>
              <w:rPr>
                <w:rFonts w:ascii="Calibri" w:hAnsi="Calibri"/>
                <w:color w:val="000000"/>
                <w:szCs w:val="21"/>
              </w:rPr>
            </w:pPr>
          </w:p>
        </w:tc>
      </w:tr>
    </w:tbl>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4540FE" w:rsidRDefault="004540FE" w:rsidP="004540FE">
      <w:r>
        <w:rPr>
          <w:rFonts w:hint="eastAsia"/>
        </w:rPr>
        <w:t>页面提示修改成功</w:t>
      </w:r>
    </w:p>
    <w:p w:rsidR="006A4BF8" w:rsidRDefault="006A4BF8" w:rsidP="006A4BF8">
      <w:pPr>
        <w:pStyle w:val="4"/>
        <w:numPr>
          <w:ilvl w:val="3"/>
          <w:numId w:val="1"/>
        </w:numPr>
      </w:pPr>
      <w:r>
        <w:rPr>
          <w:rFonts w:hint="eastAsia"/>
        </w:rPr>
        <w:t>完善企业信息</w:t>
      </w: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功能描述</w:t>
      </w:r>
    </w:p>
    <w:p w:rsidR="006A4BF8" w:rsidRDefault="006A4BF8" w:rsidP="006A4BF8">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w:t>
      </w:r>
      <w:r w:rsidR="009B647B">
        <w:rPr>
          <w:rFonts w:ascii="Arial" w:hAnsi="Arial" w:cs="Arial" w:hint="eastAsia"/>
          <w:i w:val="0"/>
          <w:color w:val="auto"/>
        </w:rPr>
        <w:t>并且已实名认证</w:t>
      </w:r>
      <w:r>
        <w:rPr>
          <w:rFonts w:ascii="Arial" w:hAnsi="Arial" w:cs="Arial" w:hint="eastAsia"/>
          <w:i w:val="0"/>
          <w:color w:val="auto"/>
        </w:rPr>
        <w:t>的前提</w:t>
      </w:r>
    </w:p>
    <w:p w:rsidR="006A4BF8" w:rsidRDefault="006A4BF8" w:rsidP="006A4BF8">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344864">
        <w:rPr>
          <w:rFonts w:ascii="Arial" w:hAnsi="Arial" w:cs="Arial" w:hint="eastAsia"/>
          <w:i w:val="0"/>
          <w:color w:val="auto"/>
        </w:rPr>
        <w:t>企业</w:t>
      </w:r>
      <w:r>
        <w:rPr>
          <w:rFonts w:ascii="Arial" w:hAnsi="Arial" w:cs="Arial" w:hint="eastAsia"/>
          <w:i w:val="0"/>
          <w:color w:val="auto"/>
        </w:rPr>
        <w:t>信息</w:t>
      </w:r>
      <w:r>
        <w:rPr>
          <w:rFonts w:ascii="Arial" w:hAnsi="Arial" w:cs="Arial"/>
          <w:i w:val="0"/>
          <w:color w:val="auto"/>
        </w:rPr>
        <w:t xml:space="preserve">  </w:t>
      </w:r>
      <w:r>
        <w:rPr>
          <w:rFonts w:ascii="Arial" w:hAnsi="Arial" w:cs="Arial" w:hint="eastAsia"/>
          <w:i w:val="0"/>
          <w:color w:val="auto"/>
        </w:rPr>
        <w:t>&gt;&gt;</w:t>
      </w:r>
      <w:r>
        <w:rPr>
          <w:rFonts w:ascii="Arial" w:hAnsi="Arial" w:cs="Arial"/>
          <w:i w:val="0"/>
          <w:color w:val="auto"/>
        </w:rPr>
        <w:t xml:space="preserve"> </w:t>
      </w:r>
      <w:r>
        <w:rPr>
          <w:rFonts w:ascii="Arial" w:hAnsi="Arial" w:cs="Arial" w:hint="eastAsia"/>
          <w:i w:val="0"/>
          <w:color w:val="auto"/>
        </w:rPr>
        <w:t>维护</w:t>
      </w:r>
      <w:r w:rsidR="00344864">
        <w:rPr>
          <w:rFonts w:ascii="Arial" w:hAnsi="Arial" w:cs="Arial" w:hint="eastAsia"/>
          <w:i w:val="0"/>
          <w:color w:val="auto"/>
        </w:rPr>
        <w:t>企业</w:t>
      </w:r>
      <w:r>
        <w:rPr>
          <w:rFonts w:ascii="Arial" w:hAnsi="Arial" w:cs="Arial" w:hint="eastAsia"/>
          <w:i w:val="0"/>
          <w:color w:val="auto"/>
        </w:rPr>
        <w:t>信息菜单</w:t>
      </w:r>
    </w:p>
    <w:p w:rsidR="006A4BF8" w:rsidRPr="00740895" w:rsidRDefault="00616D78" w:rsidP="006A4BF8">
      <w:pPr>
        <w:widowControl/>
        <w:jc w:val="left"/>
        <w:rPr>
          <w:rFonts w:ascii="宋体" w:hAnsi="宋体" w:cs="宋体"/>
          <w:kern w:val="0"/>
          <w:sz w:val="24"/>
        </w:rPr>
      </w:pPr>
      <w:r w:rsidRPr="00616D78">
        <w:rPr>
          <w:rFonts w:ascii="宋体" w:hAnsi="宋体" w:cs="宋体"/>
          <w:noProof/>
          <w:kern w:val="0"/>
          <w:sz w:val="24"/>
        </w:rPr>
        <w:drawing>
          <wp:inline distT="0" distB="0" distL="0" distR="0">
            <wp:extent cx="6126480" cy="4640580"/>
            <wp:effectExtent l="0" t="0" r="0" b="0"/>
            <wp:docPr id="30" name="图片 30" descr="C:\Users\Administrator\Documents\Tencent Files\3003379810\Image\C2C\27]Q)$DMB1)~D(1EX1Q7P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3003379810\Image\C2C\27]Q)$DMB1)~D(1EX1Q7PB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4640580"/>
                    </a:xfrm>
                    <a:prstGeom prst="rect">
                      <a:avLst/>
                    </a:prstGeom>
                    <a:noFill/>
                    <a:ln>
                      <a:noFill/>
                    </a:ln>
                  </pic:spPr>
                </pic:pic>
              </a:graphicData>
            </a:graphic>
          </wp:inline>
        </w:drawing>
      </w:r>
    </w:p>
    <w:p w:rsidR="006A4BF8" w:rsidRPr="00622693" w:rsidRDefault="006A4BF8" w:rsidP="006A4BF8">
      <w:pPr>
        <w:widowControl/>
        <w:jc w:val="left"/>
        <w:rPr>
          <w:rFonts w:ascii="宋体" w:hAnsi="宋体" w:cs="宋体"/>
          <w:kern w:val="0"/>
          <w:sz w:val="24"/>
        </w:rPr>
      </w:pPr>
    </w:p>
    <w:p w:rsidR="006A4BF8" w:rsidRDefault="006A4BF8" w:rsidP="006A4BF8">
      <w:pPr>
        <w:pStyle w:val="infoblue"/>
        <w:spacing w:before="0" w:beforeAutospacing="0" w:afterLines="50" w:after="156" w:afterAutospacing="0"/>
        <w:ind w:firstLine="420"/>
        <w:rPr>
          <w:rFonts w:ascii="Arial" w:hAnsi="Arial" w:cs="Arial"/>
          <w:i w:val="0"/>
          <w:color w:val="auto"/>
        </w:rPr>
      </w:pP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业务规则</w:t>
      </w:r>
    </w:p>
    <w:p w:rsidR="006A4BF8" w:rsidRDefault="006A4BF8" w:rsidP="006A4BF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013BC">
        <w:rPr>
          <w:rFonts w:ascii="Arial" w:hAnsi="Arial" w:cs="Arial" w:hint="eastAsia"/>
          <w:i w:val="0"/>
          <w:color w:val="auto"/>
        </w:rPr>
        <w:t>用户登录后必须实名认证后才可完善企业信息</w:t>
      </w:r>
    </w:p>
    <w:p w:rsidR="006A4BF8" w:rsidRDefault="006A4BF8" w:rsidP="006A4BF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4DE7">
        <w:rPr>
          <w:rFonts w:ascii="Arial" w:hAnsi="Arial" w:cs="Arial" w:hint="eastAsia"/>
          <w:i w:val="0"/>
          <w:color w:val="auto"/>
        </w:rPr>
        <w:t>企业信息后台会进行审核</w:t>
      </w:r>
      <w:r w:rsidR="00001A69">
        <w:rPr>
          <w:rFonts w:ascii="Arial" w:hAnsi="Arial" w:cs="Arial" w:hint="eastAsia"/>
          <w:i w:val="0"/>
          <w:color w:val="auto"/>
        </w:rPr>
        <w:t xml:space="preserve"> </w:t>
      </w:r>
      <w:r w:rsidR="00001A69">
        <w:rPr>
          <w:rFonts w:ascii="Arial" w:hAnsi="Arial" w:cs="Arial"/>
          <w:i w:val="0"/>
          <w:color w:val="auto"/>
        </w:rPr>
        <w:t xml:space="preserve"> </w:t>
      </w:r>
      <w:r w:rsidR="00001A69">
        <w:rPr>
          <w:rFonts w:ascii="Arial" w:hAnsi="Arial" w:cs="Arial" w:hint="eastAsia"/>
          <w:i w:val="0"/>
          <w:color w:val="auto"/>
        </w:rPr>
        <w:t>审核期不可修改</w:t>
      </w:r>
    </w:p>
    <w:p w:rsidR="006A4BF8" w:rsidRDefault="006A4BF8" w:rsidP="004745D6">
      <w:pPr>
        <w:pStyle w:val="infoblue"/>
        <w:spacing w:before="0" w:beforeAutospacing="0" w:afterLines="50" w:after="156" w:afterAutospacing="0"/>
        <w:ind w:left="840" w:firstLineChars="0" w:firstLine="0"/>
        <w:rPr>
          <w:rFonts w:ascii="Arial" w:hAnsi="Arial" w:cs="Arial"/>
          <w:i w:val="0"/>
          <w:color w:val="auto"/>
        </w:rPr>
      </w:pPr>
      <w:r>
        <w:rPr>
          <w:rFonts w:ascii="Arial" w:hAnsi="Arial" w:cs="Arial" w:hint="eastAsia"/>
          <w:i w:val="0"/>
          <w:color w:val="auto"/>
        </w:rPr>
        <w:t xml:space="preserve"> </w:t>
      </w: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A4BF8" w:rsidTr="002541E1">
        <w:tc>
          <w:tcPr>
            <w:tcW w:w="1527"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备注</w:t>
            </w:r>
          </w:p>
        </w:tc>
      </w:tr>
      <w:tr w:rsidR="006A4BF8" w:rsidTr="002541E1">
        <w:tc>
          <w:tcPr>
            <w:tcW w:w="1527" w:type="dxa"/>
            <w:vAlign w:val="center"/>
          </w:tcPr>
          <w:p w:rsidR="006A4BF8" w:rsidRDefault="00DD2BB6" w:rsidP="002541E1">
            <w:pPr>
              <w:rPr>
                <w:rFonts w:ascii="Calibri" w:hAnsi="Calibri"/>
                <w:color w:val="000000"/>
                <w:szCs w:val="21"/>
              </w:rPr>
            </w:pPr>
            <w:r>
              <w:rPr>
                <w:rFonts w:ascii="Calibri" w:hAnsi="Calibri" w:hint="eastAsia"/>
                <w:color w:val="000000"/>
                <w:szCs w:val="21"/>
              </w:rPr>
              <w:lastRenderedPageBreak/>
              <w:t>公司</w:t>
            </w:r>
            <w:r w:rsidR="006A4BF8">
              <w:rPr>
                <w:rFonts w:ascii="Calibri" w:hAnsi="Calibri" w:hint="eastAsia"/>
                <w:color w:val="000000"/>
                <w:szCs w:val="21"/>
              </w:rPr>
              <w:t>名</w:t>
            </w:r>
            <w:r>
              <w:rPr>
                <w:rFonts w:ascii="Calibri" w:hAnsi="Calibri" w:hint="eastAsia"/>
                <w:color w:val="000000"/>
                <w:szCs w:val="21"/>
              </w:rPr>
              <w:t>称</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w:t>
            </w:r>
            <w:r w:rsidR="00EB3A09">
              <w:rPr>
                <w:rFonts w:ascii="Calibri" w:hAnsi="Calibri" w:hint="eastAsia"/>
                <w:color w:val="000000"/>
                <w:szCs w:val="21"/>
              </w:rPr>
              <w:t>汉</w:t>
            </w:r>
            <w:r>
              <w:rPr>
                <w:rFonts w:ascii="Calibri" w:hAnsi="Calibri" w:hint="eastAsia"/>
                <w:color w:val="000000"/>
                <w:szCs w:val="21"/>
              </w:rPr>
              <w:t>字组成</w:t>
            </w:r>
          </w:p>
          <w:p w:rsidR="006A4BF8" w:rsidRDefault="006A4BF8" w:rsidP="002541E1">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w:t>
            </w:r>
            <w:r w:rsidR="004F702C">
              <w:rPr>
                <w:rFonts w:ascii="Calibri" w:hAnsi="Calibri" w:hint="eastAsia"/>
                <w:color w:val="000000"/>
                <w:szCs w:val="21"/>
              </w:rPr>
              <w:t>必须和执业执照上名称一致</w:t>
            </w:r>
          </w:p>
          <w:p w:rsidR="006A4BF8" w:rsidRPr="00855B47" w:rsidRDefault="006A4BF8" w:rsidP="002541E1">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w:t>
            </w:r>
            <w:r w:rsidR="008B39A7">
              <w:rPr>
                <w:rFonts w:ascii="Calibri" w:hAnsi="Calibri" w:hint="eastAsia"/>
                <w:color w:val="000000"/>
                <w:szCs w:val="21"/>
              </w:rPr>
              <w:t>公司</w:t>
            </w:r>
            <w:r>
              <w:rPr>
                <w:rFonts w:ascii="Calibri" w:hAnsi="Calibri" w:hint="eastAsia"/>
                <w:color w:val="000000"/>
                <w:szCs w:val="21"/>
              </w:rPr>
              <w:t>名已存在）</w:t>
            </w:r>
          </w:p>
        </w:tc>
        <w:tc>
          <w:tcPr>
            <w:tcW w:w="1986" w:type="dxa"/>
            <w:vAlign w:val="center"/>
          </w:tcPr>
          <w:p w:rsidR="006A4BF8" w:rsidRDefault="006A4BF8" w:rsidP="002541E1">
            <w:pPr>
              <w:ind w:firstLine="525"/>
              <w:rPr>
                <w:rFonts w:ascii="Calibri" w:hAnsi="Calibri"/>
                <w:color w:val="000000"/>
                <w:szCs w:val="21"/>
              </w:rPr>
            </w:pPr>
          </w:p>
        </w:tc>
      </w:tr>
      <w:tr w:rsidR="00AD43D9" w:rsidTr="002541E1">
        <w:tc>
          <w:tcPr>
            <w:tcW w:w="1527" w:type="dxa"/>
            <w:vAlign w:val="center"/>
          </w:tcPr>
          <w:p w:rsidR="00AD43D9" w:rsidRDefault="00AD43D9" w:rsidP="002541E1">
            <w:pPr>
              <w:rPr>
                <w:rFonts w:ascii="Calibri" w:hAnsi="Calibri"/>
                <w:color w:val="000000"/>
                <w:szCs w:val="21"/>
              </w:rPr>
            </w:pPr>
            <w:r>
              <w:rPr>
                <w:rFonts w:ascii="Calibri" w:hAnsi="Calibri" w:hint="eastAsia"/>
                <w:color w:val="000000"/>
                <w:szCs w:val="21"/>
              </w:rPr>
              <w:t>营业执照</w:t>
            </w:r>
          </w:p>
        </w:tc>
        <w:tc>
          <w:tcPr>
            <w:tcW w:w="1418" w:type="dxa"/>
            <w:vAlign w:val="center"/>
          </w:tcPr>
          <w:p w:rsidR="00AD43D9" w:rsidRDefault="00AD43D9" w:rsidP="002541E1">
            <w:pPr>
              <w:rPr>
                <w:rFonts w:ascii="Calibri" w:hAnsi="Calibri"/>
                <w:color w:val="000000"/>
                <w:szCs w:val="21"/>
              </w:rPr>
            </w:pPr>
            <w:r>
              <w:rPr>
                <w:rFonts w:ascii="Calibri" w:hAnsi="Calibri" w:hint="eastAsia"/>
                <w:color w:val="000000"/>
                <w:szCs w:val="21"/>
              </w:rPr>
              <w:t>文件域</w:t>
            </w:r>
          </w:p>
        </w:tc>
        <w:tc>
          <w:tcPr>
            <w:tcW w:w="4534" w:type="dxa"/>
            <w:vAlign w:val="center"/>
          </w:tcPr>
          <w:p w:rsidR="00AD43D9" w:rsidRDefault="000F140C"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、点击上传或更改营业执照</w:t>
            </w:r>
          </w:p>
        </w:tc>
        <w:tc>
          <w:tcPr>
            <w:tcW w:w="1986" w:type="dxa"/>
            <w:vAlign w:val="center"/>
          </w:tcPr>
          <w:p w:rsidR="00AD43D9" w:rsidRDefault="00AD43D9" w:rsidP="002541E1">
            <w:pPr>
              <w:ind w:firstLine="525"/>
              <w:rPr>
                <w:rFonts w:ascii="Calibri" w:hAnsi="Calibri"/>
                <w:color w:val="000000"/>
                <w:szCs w:val="21"/>
              </w:rPr>
            </w:pPr>
          </w:p>
        </w:tc>
      </w:tr>
      <w:tr w:rsidR="006A4BF8" w:rsidTr="002541E1">
        <w:tc>
          <w:tcPr>
            <w:tcW w:w="1527" w:type="dxa"/>
            <w:vAlign w:val="center"/>
          </w:tcPr>
          <w:p w:rsidR="006A4BF8" w:rsidRDefault="00643B3F" w:rsidP="002541E1">
            <w:pPr>
              <w:rPr>
                <w:rFonts w:ascii="Calibri" w:hAnsi="Calibri"/>
                <w:color w:val="000000"/>
                <w:szCs w:val="21"/>
              </w:rPr>
            </w:pPr>
            <w:r>
              <w:rPr>
                <w:rFonts w:ascii="Calibri" w:hAnsi="Calibri" w:hint="eastAsia"/>
                <w:color w:val="000000"/>
                <w:szCs w:val="21"/>
              </w:rPr>
              <w:t>公司地址</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w:t>
            </w:r>
            <w:r w:rsidR="002821F8">
              <w:rPr>
                <w:rFonts w:ascii="Calibri" w:hAnsi="Calibri" w:hint="eastAsia"/>
                <w:color w:val="000000"/>
                <w:szCs w:val="21"/>
              </w:rPr>
              <w:t>项</w:t>
            </w:r>
            <w:r>
              <w:rPr>
                <w:rFonts w:ascii="Calibri" w:hAnsi="Calibri" w:hint="eastAsia"/>
                <w:color w:val="000000"/>
                <w:szCs w:val="21"/>
              </w:rPr>
              <w:t xml:space="preserve"> </w:t>
            </w:r>
            <w:r>
              <w:rPr>
                <w:rFonts w:ascii="Calibri" w:hAnsi="Calibri" w:hint="eastAsia"/>
                <w:color w:val="000000"/>
                <w:szCs w:val="21"/>
              </w:rPr>
              <w:t>长度</w:t>
            </w:r>
            <w:r w:rsidR="00BD7F9F">
              <w:rPr>
                <w:rFonts w:ascii="Calibri" w:hAnsi="Calibri" w:hint="eastAsia"/>
                <w:color w:val="000000"/>
                <w:szCs w:val="21"/>
              </w:rPr>
              <w:t>大</w:t>
            </w:r>
            <w:r>
              <w:rPr>
                <w:rFonts w:ascii="Calibri" w:hAnsi="Calibri" w:hint="eastAsia"/>
                <w:color w:val="000000"/>
                <w:szCs w:val="21"/>
              </w:rPr>
              <w:t>于</w:t>
            </w:r>
            <w:r w:rsidR="00BD7F9F">
              <w:rPr>
                <w:rFonts w:ascii="Calibri" w:hAnsi="Calibri"/>
                <w:color w:val="000000"/>
                <w:szCs w:val="21"/>
              </w:rPr>
              <w:t>1</w:t>
            </w:r>
            <w:r>
              <w:rPr>
                <w:rFonts w:ascii="Calibri" w:hAnsi="Calibri"/>
                <w:color w:val="000000"/>
                <w:szCs w:val="21"/>
              </w:rPr>
              <w:t xml:space="preserve">0 </w:t>
            </w:r>
            <w:r>
              <w:rPr>
                <w:rFonts w:ascii="Calibri" w:hAnsi="Calibri" w:hint="eastAsia"/>
                <w:color w:val="000000"/>
                <w:szCs w:val="21"/>
              </w:rPr>
              <w:t>英文数字汉字组成</w:t>
            </w:r>
          </w:p>
          <w:p w:rsidR="006A4BF8" w:rsidRPr="00855B47" w:rsidRDefault="006A4BF8" w:rsidP="004F5B6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4F5B6F">
              <w:rPr>
                <w:rFonts w:ascii="Calibri" w:hAnsi="Calibri" w:hint="eastAsia"/>
                <w:color w:val="000000"/>
                <w:szCs w:val="21"/>
              </w:rPr>
              <w:t>提示请输入详细公司地址</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ED39E9" w:rsidP="002541E1">
            <w:pPr>
              <w:rPr>
                <w:rFonts w:ascii="Calibri" w:hAnsi="Calibri"/>
                <w:color w:val="000000"/>
                <w:szCs w:val="21"/>
              </w:rPr>
            </w:pPr>
            <w:r>
              <w:rPr>
                <w:rFonts w:ascii="Calibri" w:hAnsi="Calibri" w:hint="eastAsia"/>
                <w:color w:val="000000"/>
                <w:szCs w:val="21"/>
              </w:rPr>
              <w:t>营业执照编号</w:t>
            </w:r>
          </w:p>
        </w:tc>
        <w:tc>
          <w:tcPr>
            <w:tcW w:w="1418" w:type="dxa"/>
            <w:vAlign w:val="center"/>
          </w:tcPr>
          <w:p w:rsidR="006A4BF8" w:rsidRDefault="00ED39E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ED39E9"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数字组成</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格式校验</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AD43D9" w:rsidP="002541E1">
            <w:pPr>
              <w:rPr>
                <w:rFonts w:ascii="Calibri" w:hAnsi="Calibri"/>
                <w:color w:val="000000"/>
                <w:szCs w:val="21"/>
              </w:rPr>
            </w:pPr>
            <w:r>
              <w:rPr>
                <w:rFonts w:ascii="Calibri" w:hAnsi="Calibri" w:hint="eastAsia"/>
                <w:color w:val="000000"/>
                <w:szCs w:val="21"/>
              </w:rPr>
              <w:t>公司法人</w:t>
            </w:r>
          </w:p>
        </w:tc>
        <w:tc>
          <w:tcPr>
            <w:tcW w:w="1418" w:type="dxa"/>
            <w:vAlign w:val="center"/>
          </w:tcPr>
          <w:p w:rsidR="006A4BF8" w:rsidRDefault="00AD43D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FB2063"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EE2405">
              <w:rPr>
                <w:rFonts w:ascii="Calibri" w:hAnsi="Calibri" w:hint="eastAsia"/>
                <w:color w:val="000000"/>
                <w:szCs w:val="21"/>
              </w:rPr>
              <w:t>必填项</w:t>
            </w:r>
            <w:r w:rsidR="00EE2405">
              <w:rPr>
                <w:rFonts w:ascii="Calibri" w:hAnsi="Calibri" w:hint="eastAsia"/>
                <w:color w:val="000000"/>
                <w:szCs w:val="21"/>
              </w:rPr>
              <w:t xml:space="preserve"> </w:t>
            </w:r>
            <w:r>
              <w:rPr>
                <w:rFonts w:ascii="Calibri" w:hAnsi="Calibri" w:hint="eastAsia"/>
                <w:color w:val="000000"/>
                <w:szCs w:val="21"/>
              </w:rPr>
              <w:t>中文</w:t>
            </w:r>
            <w:r w:rsidR="00EE2405">
              <w:rPr>
                <w:rFonts w:ascii="Calibri" w:hAnsi="Calibri" w:hint="eastAsia"/>
                <w:color w:val="000000"/>
                <w:szCs w:val="21"/>
              </w:rPr>
              <w:t>或英文</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w:t>
            </w:r>
            <w:r w:rsidR="006A4BF8">
              <w:rPr>
                <w:rFonts w:ascii="Calibri" w:hAnsi="Calibri" w:hint="eastAsia"/>
                <w:color w:val="000000"/>
                <w:szCs w:val="21"/>
              </w:rPr>
              <w:t>身份证号码</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Pr>
                <w:rFonts w:ascii="Calibri" w:hAnsi="Calibri" w:hint="eastAsia"/>
                <w:color w:val="000000"/>
                <w:szCs w:val="21"/>
              </w:rPr>
              <w:t xml:space="preserve"> </w:t>
            </w:r>
            <w:r>
              <w:rPr>
                <w:rFonts w:ascii="Calibri" w:hAnsi="Calibri" w:hint="eastAsia"/>
                <w:color w:val="000000"/>
                <w:szCs w:val="21"/>
              </w:rPr>
              <w:t>提示身份证格式不正确</w:t>
            </w:r>
          </w:p>
          <w:p w:rsidR="006A4BF8" w:rsidRPr="00855B47" w:rsidRDefault="006A4BF8" w:rsidP="002541E1">
            <w:pPr>
              <w:rPr>
                <w:rFonts w:ascii="Calibri" w:hAnsi="Calibri"/>
                <w:color w:val="000000"/>
                <w:szCs w:val="21"/>
              </w:rPr>
            </w:pP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法人电话</w:t>
            </w:r>
          </w:p>
        </w:tc>
        <w:tc>
          <w:tcPr>
            <w:tcW w:w="1418" w:type="dxa"/>
            <w:vAlign w:val="center"/>
          </w:tcPr>
          <w:p w:rsidR="006A4BF8"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0403F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手机号码校验</w:t>
            </w:r>
            <w:r>
              <w:rPr>
                <w:rFonts w:ascii="Calibri" w:hAnsi="Calibri" w:hint="eastAsia"/>
                <w:color w:val="000000"/>
                <w:szCs w:val="21"/>
              </w:rPr>
              <w:t xml:space="preserve"> </w:t>
            </w:r>
            <w:r>
              <w:rPr>
                <w:rFonts w:ascii="Calibri" w:hAnsi="Calibri"/>
                <w:color w:val="000000"/>
                <w:szCs w:val="21"/>
              </w:rPr>
              <w:t xml:space="preserve"> </w:t>
            </w:r>
          </w:p>
        </w:tc>
        <w:tc>
          <w:tcPr>
            <w:tcW w:w="1986" w:type="dxa"/>
            <w:vAlign w:val="center"/>
          </w:tcPr>
          <w:p w:rsidR="006A4BF8" w:rsidRDefault="006A4BF8"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公司注册地</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403F5" w:rsidRDefault="000403F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p>
        </w:tc>
        <w:tc>
          <w:tcPr>
            <w:tcW w:w="1986" w:type="dxa"/>
            <w:vAlign w:val="center"/>
          </w:tcPr>
          <w:p w:rsidR="000403F5" w:rsidRDefault="000403F5"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确认按键</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403F5" w:rsidRDefault="0078440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403F5">
              <w:rPr>
                <w:rFonts w:ascii="Calibri" w:hAnsi="Calibri" w:hint="eastAsia"/>
                <w:color w:val="000000"/>
                <w:szCs w:val="21"/>
              </w:rPr>
              <w:t>点击提示上传完成</w:t>
            </w:r>
            <w:r w:rsidR="000403F5">
              <w:rPr>
                <w:rFonts w:ascii="Calibri" w:hAnsi="Calibri" w:hint="eastAsia"/>
                <w:color w:val="000000"/>
                <w:szCs w:val="21"/>
              </w:rPr>
              <w:t xml:space="preserve"> </w:t>
            </w:r>
            <w:r w:rsidR="000403F5">
              <w:rPr>
                <w:rFonts w:ascii="Calibri" w:hAnsi="Calibri" w:hint="eastAsia"/>
                <w:color w:val="000000"/>
                <w:szCs w:val="21"/>
              </w:rPr>
              <w:t>请等待后台审核完成</w:t>
            </w:r>
          </w:p>
        </w:tc>
        <w:tc>
          <w:tcPr>
            <w:tcW w:w="1986" w:type="dxa"/>
            <w:vAlign w:val="center"/>
          </w:tcPr>
          <w:p w:rsidR="000403F5" w:rsidRDefault="000403F5" w:rsidP="002541E1">
            <w:pPr>
              <w:ind w:firstLine="525"/>
              <w:rPr>
                <w:rFonts w:ascii="Calibri" w:hAnsi="Calibri"/>
                <w:color w:val="000000"/>
                <w:szCs w:val="21"/>
              </w:rPr>
            </w:pPr>
          </w:p>
        </w:tc>
      </w:tr>
    </w:tbl>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输出说明</w:t>
      </w:r>
    </w:p>
    <w:p w:rsidR="006A4BF8" w:rsidRPr="004540FE" w:rsidRDefault="006A4BF8" w:rsidP="006A4BF8">
      <w:r>
        <w:rPr>
          <w:rFonts w:hint="eastAsia"/>
        </w:rPr>
        <w:t>页面提示修改成功</w:t>
      </w:r>
    </w:p>
    <w:p w:rsidR="006A4BF8" w:rsidRPr="004540FE" w:rsidRDefault="006A4BF8" w:rsidP="004540FE"/>
    <w:p w:rsidR="00F72FE6" w:rsidRDefault="00F46012" w:rsidP="00F87D5F">
      <w:pPr>
        <w:pStyle w:val="4"/>
        <w:numPr>
          <w:ilvl w:val="3"/>
          <w:numId w:val="1"/>
        </w:numPr>
        <w:spacing w:after="156"/>
      </w:pPr>
      <w:r>
        <w:rPr>
          <w:rFonts w:hint="eastAsia"/>
        </w:rPr>
        <w:t>账号安全信息</w:t>
      </w:r>
    </w:p>
    <w:p w:rsidR="00E902E9" w:rsidRDefault="00E902E9" w:rsidP="00E902E9">
      <w:pPr>
        <w:pStyle w:val="5"/>
        <w:numPr>
          <w:ilvl w:val="4"/>
          <w:numId w:val="1"/>
        </w:numPr>
        <w:spacing w:beforeLines="50" w:before="156" w:beforeAutospacing="0" w:afterLines="50" w:after="156" w:afterAutospacing="0"/>
        <w:ind w:left="995" w:hangingChars="472" w:hanging="995"/>
      </w:pPr>
      <w:bookmarkStart w:id="55" w:name="_Toc426032852"/>
      <w:r>
        <w:rPr>
          <w:rFonts w:hint="eastAsia"/>
        </w:rPr>
        <w:t>功能描述</w:t>
      </w:r>
    </w:p>
    <w:p w:rsidR="00B04EC6" w:rsidRDefault="008509AD" w:rsidP="00B04EC6">
      <w:r>
        <w:rPr>
          <w:rFonts w:hint="eastAsia"/>
        </w:rPr>
        <w:t>1</w:t>
      </w:r>
      <w:r>
        <w:rPr>
          <w:rFonts w:hint="eastAsia"/>
        </w:rPr>
        <w:t>、修改登录密码</w:t>
      </w:r>
    </w:p>
    <w:p w:rsidR="008509AD" w:rsidRDefault="008509AD" w:rsidP="00B04EC6">
      <w:r>
        <w:rPr>
          <w:rFonts w:hint="eastAsia"/>
        </w:rPr>
        <w:t>2</w:t>
      </w:r>
      <w:r>
        <w:rPr>
          <w:rFonts w:hint="eastAsia"/>
        </w:rPr>
        <w:t>、修改或绑定邮箱</w:t>
      </w:r>
    </w:p>
    <w:p w:rsidR="008509AD" w:rsidRDefault="008509AD" w:rsidP="00B04EC6">
      <w:r>
        <w:rPr>
          <w:rFonts w:hint="eastAsia"/>
        </w:rPr>
        <w:t>3</w:t>
      </w:r>
      <w:r>
        <w:rPr>
          <w:rFonts w:hint="eastAsia"/>
        </w:rPr>
        <w:t>、修改或绑定手机号码</w:t>
      </w:r>
    </w:p>
    <w:p w:rsidR="008509AD" w:rsidRPr="00B04EC6" w:rsidRDefault="008509AD" w:rsidP="00B04EC6">
      <w:r>
        <w:rPr>
          <w:rFonts w:hint="eastAsia"/>
        </w:rPr>
        <w:t>4</w:t>
      </w:r>
      <w:r>
        <w:rPr>
          <w:rFonts w:hint="eastAsia"/>
        </w:rPr>
        <w:t>、</w:t>
      </w:r>
      <w:r w:rsidR="009141D8">
        <w:rPr>
          <w:rFonts w:hint="eastAsia"/>
        </w:rPr>
        <w:t>用户实名认证</w:t>
      </w:r>
    </w:p>
    <w:p w:rsidR="00B52376" w:rsidRPr="00B52376" w:rsidRDefault="00E902E9" w:rsidP="00B52376">
      <w:pPr>
        <w:widowControl/>
        <w:jc w:val="left"/>
        <w:rPr>
          <w:rFonts w:ascii="宋体" w:hAnsi="宋体" w:cs="宋体"/>
          <w:kern w:val="0"/>
          <w:sz w:val="24"/>
        </w:rPr>
      </w:pPr>
      <w:r>
        <w:rPr>
          <w:rFonts w:ascii="Arial" w:hAnsi="Arial" w:cs="Arial" w:hint="eastAsia"/>
          <w:i/>
        </w:rPr>
        <w:lastRenderedPageBreak/>
        <w:t xml:space="preserve"> </w:t>
      </w:r>
      <w:r w:rsidR="00B52376" w:rsidRPr="00B52376">
        <w:rPr>
          <w:rFonts w:ascii="宋体" w:hAnsi="宋体" w:cs="宋体"/>
          <w:noProof/>
          <w:kern w:val="0"/>
          <w:sz w:val="24"/>
        </w:rPr>
        <w:drawing>
          <wp:inline distT="0" distB="0" distL="0" distR="0">
            <wp:extent cx="6490293" cy="5326380"/>
            <wp:effectExtent l="0" t="0" r="0" b="0"/>
            <wp:docPr id="29" name="图片 29" descr="C:\Users\Administrator\Documents\Tencent Files\3003379810\Image\C2C\1`{$~96$%M4}VRA7XDIN4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Tencent Files\3003379810\Image\C2C\1`{$~96$%M4}VRA7XDIN44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4963" cy="5330213"/>
                    </a:xfrm>
                    <a:prstGeom prst="rect">
                      <a:avLst/>
                    </a:prstGeom>
                    <a:noFill/>
                    <a:ln>
                      <a:noFill/>
                    </a:ln>
                  </pic:spPr>
                </pic:pic>
              </a:graphicData>
            </a:graphic>
          </wp:inline>
        </w:drawing>
      </w:r>
    </w:p>
    <w:p w:rsidR="00E902E9" w:rsidRDefault="00E902E9" w:rsidP="00E902E9">
      <w:pPr>
        <w:pStyle w:val="infoblue"/>
        <w:spacing w:before="0" w:beforeAutospacing="0" w:afterLines="50" w:after="156" w:afterAutospacing="0"/>
        <w:ind w:firstLine="420"/>
        <w:rPr>
          <w:rFonts w:ascii="Arial" w:hAnsi="Arial" w:cs="Arial"/>
          <w:i w:val="0"/>
          <w:color w:val="auto"/>
        </w:rPr>
      </w:pPr>
    </w:p>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业务规则</w:t>
      </w:r>
    </w:p>
    <w:p w:rsidR="00E902E9" w:rsidRDefault="00E902E9" w:rsidP="00E902E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5697D">
        <w:rPr>
          <w:rFonts w:ascii="Arial" w:hAnsi="Arial" w:cs="Arial" w:hint="eastAsia"/>
          <w:i w:val="0"/>
          <w:color w:val="auto"/>
        </w:rPr>
        <w:t>首次使用邮箱注册系统后未绑定手机号时</w:t>
      </w:r>
      <w:r w:rsidR="00C5697D">
        <w:rPr>
          <w:rFonts w:ascii="Arial" w:hAnsi="Arial" w:cs="Arial" w:hint="eastAsia"/>
          <w:i w:val="0"/>
          <w:color w:val="auto"/>
        </w:rPr>
        <w:t xml:space="preserve"> </w:t>
      </w:r>
      <w:r w:rsidR="00C5697D">
        <w:rPr>
          <w:rFonts w:ascii="Arial" w:hAnsi="Arial" w:cs="Arial" w:hint="eastAsia"/>
          <w:i w:val="0"/>
          <w:color w:val="auto"/>
        </w:rPr>
        <w:t>手机验证</w:t>
      </w:r>
      <w:r w:rsidR="00642380">
        <w:rPr>
          <w:rFonts w:ascii="Arial" w:hAnsi="Arial" w:cs="Arial" w:hint="eastAsia"/>
          <w:i w:val="0"/>
          <w:color w:val="auto"/>
        </w:rPr>
        <w:t>栏</w:t>
      </w:r>
      <w:r w:rsidR="00C5697D">
        <w:rPr>
          <w:rFonts w:ascii="Arial" w:hAnsi="Arial" w:cs="Arial" w:hint="eastAsia"/>
          <w:i w:val="0"/>
          <w:color w:val="auto"/>
        </w:rPr>
        <w:t>显示</w:t>
      </w:r>
      <w:r w:rsidR="00C5697D" w:rsidRPr="000C3360">
        <w:rPr>
          <w:rFonts w:ascii="Arial" w:hAnsi="Arial" w:cs="Arial" w:hint="eastAsia"/>
          <w:i w:val="0"/>
          <w:color w:val="auto"/>
          <w:highlight w:val="yellow"/>
        </w:rPr>
        <w:t>立即验证</w:t>
      </w:r>
      <w:r w:rsidR="00C5697D">
        <w:rPr>
          <w:rFonts w:ascii="Arial" w:hAnsi="Arial" w:cs="Arial" w:hint="eastAsia"/>
          <w:i w:val="0"/>
          <w:color w:val="auto"/>
        </w:rPr>
        <w:t>按钮</w:t>
      </w:r>
      <w:r w:rsidR="00C5697D">
        <w:rPr>
          <w:rFonts w:ascii="Arial" w:hAnsi="Arial" w:cs="Arial" w:hint="eastAsia"/>
          <w:i w:val="0"/>
          <w:color w:val="auto"/>
        </w:rPr>
        <w:t xml:space="preserve"> </w:t>
      </w:r>
      <w:r w:rsidR="00C5697D">
        <w:rPr>
          <w:rFonts w:ascii="Arial" w:hAnsi="Arial" w:cs="Arial" w:hint="eastAsia"/>
          <w:i w:val="0"/>
          <w:color w:val="auto"/>
        </w:rPr>
        <w:t>绑定过则显示</w:t>
      </w:r>
      <w:r w:rsidR="00C5697D" w:rsidRPr="000C3360">
        <w:rPr>
          <w:rFonts w:ascii="Arial" w:hAnsi="Arial" w:cs="Arial" w:hint="eastAsia"/>
          <w:i w:val="0"/>
          <w:color w:val="auto"/>
          <w:highlight w:val="yellow"/>
        </w:rPr>
        <w:t>修改</w:t>
      </w:r>
      <w:r w:rsidR="00C5697D">
        <w:rPr>
          <w:rFonts w:ascii="Arial" w:hAnsi="Arial" w:cs="Arial" w:hint="eastAsia"/>
          <w:i w:val="0"/>
          <w:color w:val="auto"/>
        </w:rPr>
        <w:t>按键</w:t>
      </w:r>
    </w:p>
    <w:p w:rsidR="000C3360" w:rsidRDefault="00E902E9" w:rsidP="000C336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C3360">
        <w:rPr>
          <w:rFonts w:ascii="Arial" w:hAnsi="Arial" w:cs="Arial" w:hint="eastAsia"/>
          <w:i w:val="0"/>
          <w:color w:val="auto"/>
        </w:rPr>
        <w:t>首次使用手机注册系统后未绑定邮箱号时</w:t>
      </w:r>
      <w:r w:rsidR="000C3360">
        <w:rPr>
          <w:rFonts w:ascii="Arial" w:hAnsi="Arial" w:cs="Arial" w:hint="eastAsia"/>
          <w:i w:val="0"/>
          <w:color w:val="auto"/>
        </w:rPr>
        <w:t xml:space="preserve"> </w:t>
      </w:r>
      <w:r w:rsidR="000C3360">
        <w:rPr>
          <w:rFonts w:ascii="Arial" w:hAnsi="Arial" w:cs="Arial" w:hint="eastAsia"/>
          <w:i w:val="0"/>
          <w:color w:val="auto"/>
        </w:rPr>
        <w:t>邮箱验证栏显示</w:t>
      </w:r>
      <w:r w:rsidR="000C3360" w:rsidRPr="000C3360">
        <w:rPr>
          <w:rFonts w:ascii="Arial" w:hAnsi="Arial" w:cs="Arial" w:hint="eastAsia"/>
          <w:i w:val="0"/>
          <w:color w:val="auto"/>
          <w:highlight w:val="yellow"/>
        </w:rPr>
        <w:t>立即验证</w:t>
      </w:r>
      <w:r w:rsidR="000C3360">
        <w:rPr>
          <w:rFonts w:ascii="Arial" w:hAnsi="Arial" w:cs="Arial" w:hint="eastAsia"/>
          <w:i w:val="0"/>
          <w:color w:val="auto"/>
        </w:rPr>
        <w:t>按钮</w:t>
      </w:r>
      <w:r w:rsidR="000C3360">
        <w:rPr>
          <w:rFonts w:ascii="Arial" w:hAnsi="Arial" w:cs="Arial" w:hint="eastAsia"/>
          <w:i w:val="0"/>
          <w:color w:val="auto"/>
        </w:rPr>
        <w:t xml:space="preserve"> </w:t>
      </w:r>
      <w:r w:rsidR="000C3360">
        <w:rPr>
          <w:rFonts w:ascii="Arial" w:hAnsi="Arial" w:cs="Arial" w:hint="eastAsia"/>
          <w:i w:val="0"/>
          <w:color w:val="auto"/>
        </w:rPr>
        <w:t>绑定过则显示</w:t>
      </w:r>
      <w:r w:rsidR="000C3360" w:rsidRPr="000C3360">
        <w:rPr>
          <w:rFonts w:ascii="Arial" w:hAnsi="Arial" w:cs="Arial" w:hint="eastAsia"/>
          <w:i w:val="0"/>
          <w:color w:val="auto"/>
          <w:highlight w:val="yellow"/>
        </w:rPr>
        <w:t>修改</w:t>
      </w:r>
      <w:r w:rsidR="000C3360">
        <w:rPr>
          <w:rFonts w:ascii="Arial" w:hAnsi="Arial" w:cs="Arial" w:hint="eastAsia"/>
          <w:i w:val="0"/>
          <w:color w:val="auto"/>
        </w:rPr>
        <w:t>按键</w:t>
      </w:r>
    </w:p>
    <w:p w:rsidR="00E902E9" w:rsidRDefault="000B4B2A" w:rsidP="000C336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实名认证处</w:t>
      </w:r>
      <w:r>
        <w:rPr>
          <w:rFonts w:ascii="Arial" w:hAnsi="Arial" w:cs="Arial" w:hint="eastAsia"/>
          <w:i w:val="0"/>
          <w:color w:val="auto"/>
        </w:rPr>
        <w:t xml:space="preserve"> </w:t>
      </w:r>
      <w:r>
        <w:rPr>
          <w:rFonts w:ascii="Arial" w:hAnsi="Arial" w:cs="Arial" w:hint="eastAsia"/>
          <w:i w:val="0"/>
          <w:color w:val="auto"/>
        </w:rPr>
        <w:t>如果用户未认证显示立即认证</w:t>
      </w:r>
      <w:r>
        <w:rPr>
          <w:rFonts w:ascii="Arial" w:hAnsi="Arial" w:cs="Arial" w:hint="eastAsia"/>
          <w:i w:val="0"/>
          <w:color w:val="auto"/>
        </w:rPr>
        <w:t xml:space="preserve"> </w:t>
      </w:r>
      <w:r>
        <w:rPr>
          <w:rFonts w:ascii="Arial" w:hAnsi="Arial" w:cs="Arial" w:hint="eastAsia"/>
          <w:i w:val="0"/>
          <w:color w:val="auto"/>
        </w:rPr>
        <w:t>如果验证未完成显示验证中</w:t>
      </w:r>
      <w:r>
        <w:rPr>
          <w:rFonts w:ascii="Arial" w:hAnsi="Arial" w:cs="Arial" w:hint="eastAsia"/>
          <w:i w:val="0"/>
          <w:color w:val="auto"/>
        </w:rPr>
        <w:t xml:space="preserve"> </w:t>
      </w:r>
      <w:r>
        <w:rPr>
          <w:rFonts w:ascii="Arial" w:hAnsi="Arial" w:cs="Arial" w:hint="eastAsia"/>
          <w:i w:val="0"/>
          <w:color w:val="auto"/>
        </w:rPr>
        <w:t>如果认证完成显示</w:t>
      </w:r>
      <w:r>
        <w:rPr>
          <w:rFonts w:ascii="Arial" w:hAnsi="Arial" w:cs="Arial" w:hint="eastAsia"/>
          <w:i w:val="0"/>
          <w:color w:val="auto"/>
        </w:rPr>
        <w:t xml:space="preserve"> </w:t>
      </w:r>
      <w:r>
        <w:rPr>
          <w:rFonts w:ascii="Arial" w:hAnsi="Arial" w:cs="Arial" w:hint="eastAsia"/>
          <w:i w:val="0"/>
          <w:color w:val="auto"/>
        </w:rPr>
        <w:t>已认证</w:t>
      </w:r>
    </w:p>
    <w:p w:rsidR="00E902E9" w:rsidRDefault="00E902E9" w:rsidP="00251C79">
      <w:pPr>
        <w:pStyle w:val="infoblue"/>
        <w:spacing w:before="0" w:beforeAutospacing="0" w:afterLines="50" w:after="156" w:afterAutospacing="0"/>
        <w:ind w:left="840" w:firstLineChars="0" w:firstLine="0"/>
        <w:rPr>
          <w:rFonts w:ascii="Arial" w:hAnsi="Arial" w:cs="Arial"/>
          <w:i w:val="0"/>
          <w:color w:val="auto"/>
        </w:rPr>
      </w:pPr>
    </w:p>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561"/>
        <w:gridCol w:w="4534"/>
        <w:gridCol w:w="1986"/>
      </w:tblGrid>
      <w:tr w:rsidR="00E902E9" w:rsidTr="00AD5AB5">
        <w:tc>
          <w:tcPr>
            <w:tcW w:w="138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输入项</w:t>
            </w:r>
          </w:p>
        </w:tc>
        <w:tc>
          <w:tcPr>
            <w:tcW w:w="1561"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备注</w:t>
            </w:r>
          </w:p>
        </w:tc>
      </w:tr>
      <w:tr w:rsidR="00E902E9" w:rsidTr="00AD5AB5">
        <w:tc>
          <w:tcPr>
            <w:tcW w:w="1384" w:type="dxa"/>
            <w:vAlign w:val="center"/>
          </w:tcPr>
          <w:p w:rsidR="00E902E9" w:rsidRDefault="00396007" w:rsidP="00BB39B7">
            <w:pPr>
              <w:rPr>
                <w:rFonts w:ascii="Calibri" w:hAnsi="Calibri"/>
                <w:color w:val="000000"/>
                <w:szCs w:val="21"/>
              </w:rPr>
            </w:pPr>
            <w:r>
              <w:rPr>
                <w:rFonts w:ascii="Calibri" w:hAnsi="Calibri"/>
                <w:color w:val="000000"/>
                <w:szCs w:val="21"/>
              </w:rPr>
              <w:t>登录密码</w:t>
            </w:r>
            <w:r>
              <w:rPr>
                <w:rFonts w:ascii="Calibri" w:hAnsi="Calibri" w:hint="eastAsia"/>
                <w:color w:val="000000"/>
                <w:szCs w:val="21"/>
              </w:rPr>
              <w:t xml:space="preserve"> </w:t>
            </w:r>
            <w:r>
              <w:rPr>
                <w:rFonts w:ascii="Calibri" w:hAnsi="Calibri" w:hint="eastAsia"/>
                <w:color w:val="000000"/>
                <w:szCs w:val="21"/>
              </w:rPr>
              <w:t>修改按钮</w:t>
            </w:r>
          </w:p>
        </w:tc>
        <w:tc>
          <w:tcPr>
            <w:tcW w:w="1561" w:type="dxa"/>
            <w:vAlign w:val="center"/>
          </w:tcPr>
          <w:p w:rsidR="00E902E9" w:rsidRDefault="00396007"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396007" w:rsidP="00BB39B7">
            <w:pPr>
              <w:jc w:val="left"/>
              <w:rPr>
                <w:rFonts w:ascii="Calibri" w:hAnsi="Calibri"/>
                <w:color w:val="000000"/>
                <w:szCs w:val="21"/>
              </w:rPr>
            </w:pPr>
            <w:r>
              <w:rPr>
                <w:rFonts w:ascii="Calibri" w:hAnsi="Calibri"/>
                <w:color w:val="000000"/>
                <w:szCs w:val="21"/>
              </w:rPr>
              <w:t>跳转修改密码页面</w:t>
            </w:r>
          </w:p>
        </w:tc>
        <w:tc>
          <w:tcPr>
            <w:tcW w:w="1986" w:type="dxa"/>
            <w:vAlign w:val="center"/>
          </w:tcPr>
          <w:p w:rsidR="00E902E9" w:rsidRDefault="00E902E9" w:rsidP="00BB39B7">
            <w:pPr>
              <w:ind w:firstLine="525"/>
              <w:rPr>
                <w:rFonts w:ascii="Calibri" w:hAnsi="Calibri"/>
                <w:color w:val="000000"/>
                <w:szCs w:val="21"/>
              </w:rPr>
            </w:pPr>
          </w:p>
        </w:tc>
      </w:tr>
      <w:tr w:rsidR="00E902E9" w:rsidTr="00AD5AB5">
        <w:tc>
          <w:tcPr>
            <w:tcW w:w="1384" w:type="dxa"/>
            <w:vAlign w:val="center"/>
          </w:tcPr>
          <w:p w:rsidR="00E902E9" w:rsidRDefault="00AD5AB5" w:rsidP="00BB39B7">
            <w:pPr>
              <w:rPr>
                <w:rFonts w:ascii="Calibri" w:hAnsi="Calibri"/>
                <w:color w:val="000000"/>
                <w:szCs w:val="21"/>
              </w:rPr>
            </w:pPr>
            <w:r>
              <w:rPr>
                <w:rFonts w:ascii="Calibri" w:hAnsi="Calibri"/>
                <w:color w:val="000000"/>
                <w:szCs w:val="21"/>
              </w:rPr>
              <w:lastRenderedPageBreak/>
              <w:t>邮箱验证</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E902E9" w:rsidRDefault="00AD5AB5"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AD5AB5" w:rsidP="00BB39B7">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E902E9" w:rsidRDefault="00E902E9" w:rsidP="00BB39B7">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r>
              <w:rPr>
                <w:rFonts w:ascii="Calibri" w:hAnsi="Calibri"/>
                <w:color w:val="000000"/>
                <w:szCs w:val="21"/>
              </w:rPr>
              <w:t>手机</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1D59E3" w:rsidRDefault="001D59E3"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Pr="00855B47" w:rsidRDefault="001D59E3" w:rsidP="001D59E3">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CA4069" w:rsidP="001D59E3">
            <w:pPr>
              <w:rPr>
                <w:rFonts w:ascii="Calibri" w:hAnsi="Calibri"/>
                <w:color w:val="000000"/>
                <w:szCs w:val="21"/>
              </w:rPr>
            </w:pPr>
            <w:r>
              <w:rPr>
                <w:rFonts w:ascii="Calibri" w:hAnsi="Calibri"/>
                <w:color w:val="000000"/>
                <w:szCs w:val="21"/>
              </w:rPr>
              <w:t>实名认证按键</w:t>
            </w:r>
          </w:p>
        </w:tc>
        <w:tc>
          <w:tcPr>
            <w:tcW w:w="1561" w:type="dxa"/>
            <w:vAlign w:val="center"/>
          </w:tcPr>
          <w:p w:rsidR="001D59E3" w:rsidRDefault="00CA4069"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Default="00CA4069" w:rsidP="001D59E3">
            <w:pPr>
              <w:rPr>
                <w:rFonts w:ascii="Calibri" w:hAnsi="Calibri"/>
                <w:color w:val="000000"/>
                <w:szCs w:val="21"/>
              </w:rPr>
            </w:pPr>
            <w:r>
              <w:rPr>
                <w:rFonts w:ascii="Calibri" w:hAnsi="Calibri"/>
                <w:color w:val="000000"/>
                <w:szCs w:val="21"/>
              </w:rPr>
              <w:t>跳转实名认证页面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bl>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输出说明</w:t>
      </w:r>
    </w:p>
    <w:p w:rsidR="00842449" w:rsidRPr="00842449" w:rsidRDefault="00842449" w:rsidP="00842449">
      <w:r>
        <w:t>点击相应按钮跳转相应页面</w:t>
      </w:r>
    </w:p>
    <w:p w:rsidR="000E68CF" w:rsidRDefault="000E68CF" w:rsidP="000E68CF">
      <w:pPr>
        <w:pStyle w:val="4"/>
        <w:numPr>
          <w:ilvl w:val="3"/>
          <w:numId w:val="1"/>
        </w:numPr>
      </w:pPr>
      <w:r>
        <w:rPr>
          <w:rFonts w:hint="eastAsia"/>
        </w:rPr>
        <w:t>修改密码页面</w:t>
      </w: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功能描述</w:t>
      </w:r>
    </w:p>
    <w:p w:rsidR="000E68CF" w:rsidRDefault="000E68CF" w:rsidP="000E68CF">
      <w:r>
        <w:rPr>
          <w:rFonts w:hint="eastAsia"/>
        </w:rPr>
        <w:t>买家用户修改密码通过手机号或邮箱修改密码功能。</w:t>
      </w:r>
    </w:p>
    <w:p w:rsidR="000E68CF" w:rsidRDefault="000E68CF" w:rsidP="000E68CF">
      <w:r>
        <w:rPr>
          <w:rFonts w:hint="eastAsia"/>
        </w:rPr>
        <w:t>1</w:t>
      </w:r>
      <w:r>
        <w:rPr>
          <w:rFonts w:hint="eastAsia"/>
        </w:rPr>
        <w:t>、手机号获取验证码</w:t>
      </w:r>
    </w:p>
    <w:p w:rsidR="000E68CF" w:rsidRDefault="000E68CF" w:rsidP="000E68CF">
      <w:r>
        <w:rPr>
          <w:rFonts w:hint="eastAsia"/>
        </w:rPr>
        <w:t>2</w:t>
      </w:r>
      <w:r>
        <w:rPr>
          <w:rFonts w:hint="eastAsia"/>
        </w:rPr>
        <w:t>、邮箱获取验证码</w:t>
      </w:r>
    </w:p>
    <w:p w:rsidR="000E68CF" w:rsidRPr="00BB39B7" w:rsidRDefault="000E68CF" w:rsidP="000E68CF">
      <w:r>
        <w:rPr>
          <w:rFonts w:hint="eastAsia"/>
        </w:rPr>
        <w:t>3</w:t>
      </w:r>
      <w:r>
        <w:rPr>
          <w:rFonts w:hint="eastAsia"/>
        </w:rPr>
        <w:t>、修改密码操作</w:t>
      </w:r>
    </w:p>
    <w:p w:rsidR="000E68CF" w:rsidRPr="00976D0B" w:rsidRDefault="000E68CF" w:rsidP="000E68CF">
      <w:pPr>
        <w:widowControl/>
        <w:jc w:val="left"/>
        <w:rPr>
          <w:rFonts w:ascii="宋体" w:hAnsi="宋体" w:cs="宋体"/>
          <w:kern w:val="0"/>
          <w:sz w:val="24"/>
        </w:rPr>
      </w:pPr>
      <w:r>
        <w:rPr>
          <w:rFonts w:ascii="Arial" w:hAnsi="Arial" w:cs="Arial" w:hint="eastAsia"/>
          <w:i/>
        </w:rPr>
        <w:t xml:space="preserve"> </w:t>
      </w:r>
      <w:r w:rsidRPr="00976D0B">
        <w:rPr>
          <w:rFonts w:ascii="宋体" w:hAnsi="宋体" w:cs="宋体"/>
          <w:noProof/>
          <w:kern w:val="0"/>
          <w:sz w:val="24"/>
        </w:rPr>
        <w:drawing>
          <wp:inline distT="0" distB="0" distL="0" distR="0" wp14:anchorId="71E5D811" wp14:editId="199EEBBB">
            <wp:extent cx="6164580" cy="3421380"/>
            <wp:effectExtent l="0" t="0" r="0" b="0"/>
            <wp:docPr id="22" name="图片 22" descr="C:\Users\Administrator\Documents\Tencent Files\3003379810\Image\C2C\FWX7U{$X%~PZ@(0%K]DO4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FWX7U{$X%~PZ@(0%K]DO4W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4580" cy="3421380"/>
                    </a:xfrm>
                    <a:prstGeom prst="rect">
                      <a:avLst/>
                    </a:prstGeom>
                    <a:noFill/>
                    <a:ln>
                      <a:noFill/>
                    </a:ln>
                  </pic:spPr>
                </pic:pic>
              </a:graphicData>
            </a:graphic>
          </wp:inline>
        </w:drawing>
      </w:r>
    </w:p>
    <w:p w:rsidR="000E68CF" w:rsidRDefault="000E68CF" w:rsidP="000E68CF">
      <w:pPr>
        <w:pStyle w:val="infoblue"/>
        <w:spacing w:before="0" w:beforeAutospacing="0" w:afterLines="50" w:after="156" w:afterAutospacing="0"/>
        <w:ind w:firstLineChars="0" w:firstLine="0"/>
        <w:rPr>
          <w:rFonts w:ascii="Arial" w:hAnsi="Arial" w:cs="Arial"/>
          <w:i w:val="0"/>
          <w:color w:val="auto"/>
        </w:rPr>
      </w:pPr>
      <w:r w:rsidRPr="00AF324D">
        <w:rPr>
          <w:rFonts w:ascii="Arial" w:hAnsi="Arial" w:cs="Arial"/>
          <w:i w:val="0"/>
          <w:noProof/>
          <w:color w:val="auto"/>
        </w:rPr>
        <w:lastRenderedPageBreak/>
        <w:drawing>
          <wp:inline distT="0" distB="0" distL="0" distR="0" wp14:anchorId="00C6199D" wp14:editId="4AD143BF">
            <wp:extent cx="6164580" cy="3305175"/>
            <wp:effectExtent l="0" t="0" r="0" b="0"/>
            <wp:docPr id="20" name="图片 20" descr="C:\Users\Administrator\Documents\Tencent Files\3003379810\Image\C2C\H468FIXP~{8D%$]F2MI]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468FIXP~{8D%$]F2MI]SR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735" cy="3305258"/>
                    </a:xfrm>
                    <a:prstGeom prst="rect">
                      <a:avLst/>
                    </a:prstGeom>
                    <a:noFill/>
                    <a:ln>
                      <a:noFill/>
                    </a:ln>
                  </pic:spPr>
                </pic:pic>
              </a:graphicData>
            </a:graphic>
          </wp:inline>
        </w:drawing>
      </w:r>
    </w:p>
    <w:p w:rsidR="000E68CF" w:rsidRDefault="000E68CF" w:rsidP="000E68CF">
      <w:pPr>
        <w:widowControl/>
        <w:jc w:val="left"/>
        <w:rPr>
          <w:rFonts w:ascii="宋体" w:hAnsi="宋体" w:cs="宋体"/>
          <w:kern w:val="0"/>
          <w:sz w:val="24"/>
        </w:rPr>
      </w:pPr>
      <w:r w:rsidRPr="004B0F8F">
        <w:rPr>
          <w:rFonts w:ascii="宋体" w:hAnsi="宋体" w:cs="宋体"/>
          <w:noProof/>
          <w:kern w:val="0"/>
          <w:sz w:val="24"/>
        </w:rPr>
        <w:drawing>
          <wp:inline distT="0" distB="0" distL="0" distR="0" wp14:anchorId="5920DA91" wp14:editId="5C6DCC5C">
            <wp:extent cx="6164580" cy="3451860"/>
            <wp:effectExtent l="0" t="0" r="0" b="0"/>
            <wp:docPr id="18" name="图片 18" descr="C:\Users\Administrator\Documents\Tencent Files\3003379810\Image\C2C\$A$E}XHL9]N7})N$285X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A$E}XHL9]N7})N$285XPH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4580" cy="3451860"/>
                    </a:xfrm>
                    <a:prstGeom prst="rect">
                      <a:avLst/>
                    </a:prstGeom>
                    <a:noFill/>
                    <a:ln>
                      <a:noFill/>
                    </a:ln>
                  </pic:spPr>
                </pic:pic>
              </a:graphicData>
            </a:graphic>
          </wp:inline>
        </w:drawing>
      </w:r>
    </w:p>
    <w:p w:rsidR="000E68CF" w:rsidRPr="00975734" w:rsidRDefault="000E68CF" w:rsidP="000E68CF">
      <w:pPr>
        <w:widowControl/>
        <w:jc w:val="left"/>
        <w:rPr>
          <w:rFonts w:ascii="宋体" w:hAnsi="宋体" w:cs="宋体"/>
          <w:kern w:val="0"/>
          <w:sz w:val="24"/>
        </w:rPr>
      </w:pPr>
      <w:r w:rsidRPr="004B0F8F">
        <w:rPr>
          <w:rFonts w:ascii="宋体" w:hAnsi="宋体" w:cs="宋体"/>
          <w:noProof/>
          <w:kern w:val="0"/>
          <w:sz w:val="24"/>
        </w:rPr>
        <w:lastRenderedPageBreak/>
        <w:drawing>
          <wp:inline distT="0" distB="0" distL="0" distR="0" wp14:anchorId="7B45BD89" wp14:editId="3D8521FD">
            <wp:extent cx="6126480" cy="2407920"/>
            <wp:effectExtent l="0" t="0" r="0" b="0"/>
            <wp:docPr id="19" name="图片 19" descr="C:\Users\Administrator\Documents\Tencent Files\3003379810\Image\C2C\]_Y3Y]05JC_4(07~NGTSG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_Y3Y]05JC_4(07~NGTSGK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2407920"/>
                    </a:xfrm>
                    <a:prstGeom prst="rect">
                      <a:avLst/>
                    </a:prstGeom>
                    <a:noFill/>
                    <a:ln>
                      <a:noFill/>
                    </a:ln>
                  </pic:spPr>
                </pic:pic>
              </a:graphicData>
            </a:graphic>
          </wp:inline>
        </w:drawing>
      </w:r>
    </w:p>
    <w:p w:rsidR="000E68CF" w:rsidRDefault="000E68CF" w:rsidP="000E68CF">
      <w:pPr>
        <w:pStyle w:val="infoblue"/>
        <w:spacing w:before="0" w:beforeAutospacing="0" w:afterLines="50" w:after="156" w:afterAutospacing="0"/>
        <w:ind w:firstLine="420"/>
        <w:rPr>
          <w:rFonts w:ascii="Arial" w:hAnsi="Arial" w:cs="Arial"/>
          <w:i w:val="0"/>
          <w:color w:val="auto"/>
        </w:rPr>
      </w:pP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业务规则</w:t>
      </w:r>
    </w:p>
    <w:p w:rsidR="000E68CF" w:rsidRDefault="000E68CF" w:rsidP="000E68C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0E68CF" w:rsidRDefault="000E68CF" w:rsidP="000E68C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0E68CF" w:rsidTr="002541E1">
        <w:tc>
          <w:tcPr>
            <w:tcW w:w="1527"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备注</w:t>
            </w: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手机号或电子邮箱</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Pr="000502BE" w:rsidRDefault="000E68C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提示：手机号或电子邮箱不能为空</w:t>
            </w:r>
          </w:p>
          <w:p w:rsidR="000E68CF" w:rsidRPr="00C47213" w:rsidRDefault="000E68C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校验手机号或电子邮箱格式</w:t>
            </w:r>
            <w:r>
              <w:rPr>
                <w:rFonts w:ascii="Calibri" w:hAnsi="Calibri" w:hint="eastAsia"/>
                <w:color w:val="000000"/>
                <w:szCs w:val="21"/>
              </w:rPr>
              <w:t xml:space="preserve"> </w:t>
            </w:r>
            <w:r>
              <w:rPr>
                <w:rFonts w:ascii="Calibri" w:hAnsi="Calibri" w:hint="eastAsia"/>
                <w:color w:val="000000"/>
                <w:szCs w:val="21"/>
              </w:rPr>
              <w:t>提示：手机格式或电子邮箱格式不正确</w:t>
            </w:r>
          </w:p>
          <w:p w:rsidR="000E68CF" w:rsidRPr="00855B47"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、当鼠标离开输入框时校验手机或电子邮箱是否存在</w:t>
            </w:r>
            <w:r>
              <w:rPr>
                <w:rFonts w:ascii="Calibri" w:hAnsi="Calibri" w:hint="eastAsia"/>
                <w:color w:val="000000"/>
                <w:szCs w:val="21"/>
              </w:rPr>
              <w:t xml:space="preserve"> </w:t>
            </w:r>
            <w:r>
              <w:rPr>
                <w:rFonts w:ascii="Calibri" w:hAnsi="Calibri" w:hint="eastAsia"/>
                <w:color w:val="000000"/>
                <w:szCs w:val="21"/>
              </w:rPr>
              <w:t>提示：手机号或电子邮箱不存在！</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手机或邮箱验证码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不正确提示：手机或邮箱验证码不正确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新登录密码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0E68CF"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、密码输入校验通过和验证码校验通过才能点</w:t>
            </w:r>
            <w:r>
              <w:rPr>
                <w:rFonts w:ascii="Calibri" w:hAnsi="Calibri" w:hint="eastAsia"/>
                <w:color w:val="000000"/>
                <w:szCs w:val="21"/>
              </w:rPr>
              <w:lastRenderedPageBreak/>
              <w:t>击</w:t>
            </w:r>
          </w:p>
        </w:tc>
        <w:tc>
          <w:tcPr>
            <w:tcW w:w="1986" w:type="dxa"/>
            <w:vAlign w:val="center"/>
          </w:tcPr>
          <w:p w:rsidR="000E68CF" w:rsidRDefault="000E68CF" w:rsidP="002541E1">
            <w:pPr>
              <w:ind w:firstLine="525"/>
              <w:rPr>
                <w:rFonts w:ascii="Calibri" w:hAnsi="Calibri"/>
                <w:color w:val="000000"/>
                <w:szCs w:val="21"/>
              </w:rPr>
            </w:pPr>
          </w:p>
        </w:tc>
      </w:tr>
    </w:tbl>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输出说明</w:t>
      </w:r>
    </w:p>
    <w:p w:rsidR="000E68CF" w:rsidRDefault="000E68CF" w:rsidP="000E68C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0E68CF" w:rsidRDefault="000E68CF" w:rsidP="000E68CF">
      <w:pPr>
        <w:pStyle w:val="infoblue"/>
        <w:spacing w:before="0" w:beforeAutospacing="0" w:afterLines="50" w:after="156" w:afterAutospacing="0"/>
        <w:ind w:firstLine="420"/>
        <w:rPr>
          <w:rFonts w:ascii="Arial" w:hAnsi="Arial" w:cs="Arial"/>
          <w:i w:val="0"/>
          <w:color w:val="auto"/>
        </w:rPr>
      </w:pPr>
    </w:p>
    <w:p w:rsidR="00CD4EEB" w:rsidRDefault="00CD4EEB" w:rsidP="00CD4EEB">
      <w:pPr>
        <w:pStyle w:val="4"/>
        <w:numPr>
          <w:ilvl w:val="3"/>
          <w:numId w:val="1"/>
        </w:numPr>
      </w:pPr>
      <w:r>
        <w:rPr>
          <w:rFonts w:hint="eastAsia"/>
        </w:rPr>
        <w:t>修改</w:t>
      </w:r>
      <w:r w:rsidR="00A97EF1">
        <w:rPr>
          <w:rFonts w:hint="eastAsia"/>
        </w:rPr>
        <w:t>/</w:t>
      </w:r>
      <w:r w:rsidR="00A0491A">
        <w:rPr>
          <w:rFonts w:hint="eastAsia"/>
        </w:rPr>
        <w:t>认</w:t>
      </w:r>
      <w:r>
        <w:rPr>
          <w:rFonts w:hint="eastAsia"/>
        </w:rPr>
        <w:t>证邮箱</w:t>
      </w: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功能描述</w:t>
      </w:r>
    </w:p>
    <w:p w:rsidR="00CD4EEB" w:rsidRDefault="00CD4EEB" w:rsidP="00CD4EEB">
      <w:r>
        <w:rPr>
          <w:rFonts w:hint="eastAsia"/>
        </w:rPr>
        <w:t>买家用户</w:t>
      </w:r>
      <w:r w:rsidR="000222B3">
        <w:rPr>
          <w:rFonts w:hint="eastAsia"/>
        </w:rPr>
        <w:t>绑定或修改邮箱号码</w:t>
      </w:r>
      <w:r>
        <w:rPr>
          <w:rFonts w:hint="eastAsia"/>
        </w:rPr>
        <w:t>。</w:t>
      </w:r>
    </w:p>
    <w:p w:rsidR="00CD4EEB" w:rsidRDefault="00CD4EEB" w:rsidP="00CD4EEB">
      <w:r>
        <w:rPr>
          <w:rFonts w:hint="eastAsia"/>
        </w:rPr>
        <w:t>1</w:t>
      </w:r>
      <w:r>
        <w:rPr>
          <w:rFonts w:hint="eastAsia"/>
        </w:rPr>
        <w:t>、</w:t>
      </w:r>
      <w:r w:rsidR="00043054">
        <w:rPr>
          <w:rFonts w:hint="eastAsia"/>
        </w:rPr>
        <w:t>绑定邮箱号码</w:t>
      </w:r>
    </w:p>
    <w:p w:rsidR="00CD4EEB" w:rsidRDefault="00CD4EEB" w:rsidP="00CD4EEB">
      <w:r>
        <w:rPr>
          <w:rFonts w:hint="eastAsia"/>
        </w:rPr>
        <w:t>2</w:t>
      </w:r>
      <w:r w:rsidR="00043054">
        <w:rPr>
          <w:rFonts w:hint="eastAsia"/>
        </w:rPr>
        <w:t>、修改邮箱号码</w:t>
      </w:r>
      <w:r w:rsidR="009652AA">
        <w:rPr>
          <w:rFonts w:hint="eastAsia"/>
        </w:rPr>
        <w:t>(</w:t>
      </w:r>
      <w:r w:rsidR="009652AA">
        <w:rPr>
          <w:rFonts w:hint="eastAsia"/>
        </w:rPr>
        <w:t>可通过手机修改或通过原邮箱修改</w:t>
      </w:r>
      <w:r w:rsidR="009652AA">
        <w:t>)</w:t>
      </w:r>
    </w:p>
    <w:p w:rsidR="00CD4EEB" w:rsidRPr="00BB39B7" w:rsidRDefault="00CD4EEB" w:rsidP="00CD4EEB">
      <w:r>
        <w:rPr>
          <w:rFonts w:hint="eastAsia"/>
        </w:rPr>
        <w:t>3</w:t>
      </w:r>
      <w:r>
        <w:rPr>
          <w:rFonts w:hint="eastAsia"/>
        </w:rPr>
        <w:t>、</w:t>
      </w:r>
      <w:r w:rsidR="005E4D17">
        <w:rPr>
          <w:rFonts w:hint="eastAsia"/>
        </w:rPr>
        <w:t>操作成功界面</w:t>
      </w:r>
    </w:p>
    <w:p w:rsidR="00CD4EEB" w:rsidRPr="00976D0B" w:rsidRDefault="00CD4EEB" w:rsidP="00CD4EEB">
      <w:pPr>
        <w:widowControl/>
        <w:jc w:val="left"/>
        <w:rPr>
          <w:rFonts w:ascii="宋体" w:hAnsi="宋体" w:cs="宋体"/>
          <w:kern w:val="0"/>
          <w:sz w:val="24"/>
        </w:rPr>
      </w:pPr>
      <w:r>
        <w:rPr>
          <w:rFonts w:ascii="Arial" w:hAnsi="Arial" w:cs="Arial" w:hint="eastAsia"/>
          <w:i/>
        </w:rPr>
        <w:t xml:space="preserve"> </w:t>
      </w: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06776" cy="2903220"/>
            <wp:effectExtent l="0" t="0" r="0" b="0"/>
            <wp:docPr id="43" name="图片 43" descr="C:\Users\Administrator\Documents\Tencent Files\3003379810\Image\C2C\9{)_SK_[%B0P2A8ZZ70M2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3003379810\Image\C2C\9{)_SK_[%B0P2A8ZZ70M2X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528" cy="2907919"/>
                    </a:xfrm>
                    <a:prstGeom prst="rect">
                      <a:avLst/>
                    </a:prstGeom>
                    <a:noFill/>
                    <a:ln>
                      <a:noFill/>
                    </a:ln>
                  </pic:spPr>
                </pic:pic>
              </a:graphicData>
            </a:graphic>
          </wp:inline>
        </w:drawing>
      </w:r>
    </w:p>
    <w:p w:rsidR="00994777" w:rsidRPr="00994777" w:rsidRDefault="00E14906" w:rsidP="00994777">
      <w:pPr>
        <w:widowControl/>
        <w:jc w:val="left"/>
        <w:rPr>
          <w:rFonts w:ascii="宋体" w:hAnsi="宋体" w:cs="宋体"/>
          <w:kern w:val="0"/>
          <w:sz w:val="24"/>
        </w:rPr>
      </w:pPr>
      <w:r w:rsidRPr="00E14906">
        <w:rPr>
          <w:rFonts w:ascii="宋体" w:hAnsi="宋体" w:cs="宋体"/>
          <w:noProof/>
          <w:kern w:val="0"/>
          <w:sz w:val="24"/>
        </w:rPr>
        <w:lastRenderedPageBreak/>
        <w:drawing>
          <wp:inline distT="0" distB="0" distL="0" distR="0">
            <wp:extent cx="5402580" cy="3619500"/>
            <wp:effectExtent l="0" t="0" r="0" b="0"/>
            <wp:docPr id="47" name="图片 47" descr="C:\Users\Administrator\Documents\Tencent Files\3003379810\Image\C2C\OJ57S)~XYI2_HH7D2C29S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OJ57S)~XYI2_HH7D2C29S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3619500"/>
                    </a:xfrm>
                    <a:prstGeom prst="rect">
                      <a:avLst/>
                    </a:prstGeom>
                    <a:noFill/>
                    <a:ln>
                      <a:noFill/>
                    </a:ln>
                  </pic:spPr>
                </pic:pic>
              </a:graphicData>
            </a:graphic>
          </wp:inline>
        </w:drawing>
      </w:r>
    </w:p>
    <w:p w:rsidR="001F0B93" w:rsidRPr="001F0B93" w:rsidRDefault="001F0B93" w:rsidP="001F0B93">
      <w:pPr>
        <w:widowControl/>
        <w:jc w:val="left"/>
        <w:rPr>
          <w:rFonts w:ascii="宋体" w:hAnsi="宋体" w:cs="宋体"/>
          <w:kern w:val="0"/>
          <w:sz w:val="24"/>
        </w:rPr>
      </w:pP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33060" cy="1761122"/>
            <wp:effectExtent l="0" t="0" r="0" b="0"/>
            <wp:docPr id="45" name="图片 45" descr="C:\Users\Administrator\Documents\Tencent Files\3003379810\Image\C2C\KA]B@]SS}A(@E7EG7V{F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cuments\Tencent Files\3003379810\Image\C2C\KA]B@]SS}A(@E7EG7V{FM}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744" cy="1775606"/>
                    </a:xfrm>
                    <a:prstGeom prst="rect">
                      <a:avLst/>
                    </a:prstGeom>
                    <a:noFill/>
                    <a:ln>
                      <a:noFill/>
                    </a:ln>
                  </pic:spPr>
                </pic:pic>
              </a:graphicData>
            </a:graphic>
          </wp:inline>
        </w:drawing>
      </w:r>
    </w:p>
    <w:p w:rsidR="00CD4EEB" w:rsidRDefault="00CD4EEB" w:rsidP="00CD4EEB">
      <w:pPr>
        <w:widowControl/>
        <w:jc w:val="left"/>
        <w:rPr>
          <w:rFonts w:ascii="宋体" w:hAnsi="宋体" w:cs="宋体"/>
          <w:kern w:val="0"/>
          <w:sz w:val="24"/>
        </w:rPr>
      </w:pPr>
    </w:p>
    <w:p w:rsidR="00CD4EEB" w:rsidRDefault="00CD4EEB" w:rsidP="004D73DA">
      <w:pPr>
        <w:pStyle w:val="infoblue"/>
        <w:spacing w:before="0" w:beforeAutospacing="0" w:afterLines="50" w:after="156" w:afterAutospacing="0"/>
        <w:ind w:firstLineChars="0" w:firstLine="0"/>
        <w:rPr>
          <w:rFonts w:ascii="Arial" w:hAnsi="Arial" w:cs="Arial"/>
          <w:i w:val="0"/>
          <w:color w:val="auto"/>
        </w:rPr>
      </w:pP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业务规则</w:t>
      </w:r>
    </w:p>
    <w:p w:rsidR="00CD4EEB" w:rsidRDefault="00CD4EEB" w:rsidP="00CD4EEB">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D73DA">
        <w:rPr>
          <w:rFonts w:ascii="Arial" w:hAnsi="Arial" w:cs="Arial" w:hint="eastAsia"/>
          <w:i w:val="0"/>
          <w:color w:val="auto"/>
        </w:rPr>
        <w:t>绑定新邮箱时</w:t>
      </w:r>
      <w:r w:rsidR="004D73DA">
        <w:rPr>
          <w:rFonts w:ascii="Arial" w:hAnsi="Arial" w:cs="Arial" w:hint="eastAsia"/>
          <w:i w:val="0"/>
          <w:color w:val="auto"/>
        </w:rPr>
        <w:t xml:space="preserve"> </w:t>
      </w:r>
      <w:r w:rsidR="00C0172B">
        <w:rPr>
          <w:rFonts w:ascii="Arial" w:hAnsi="Arial" w:cs="Arial" w:hint="eastAsia"/>
          <w:i w:val="0"/>
          <w:color w:val="auto"/>
        </w:rPr>
        <w:t>校验</w:t>
      </w:r>
      <w:r w:rsidR="0051469E">
        <w:rPr>
          <w:rFonts w:ascii="Arial" w:hAnsi="Arial" w:cs="Arial" w:hint="eastAsia"/>
          <w:i w:val="0"/>
          <w:color w:val="auto"/>
        </w:rPr>
        <w:t>新</w:t>
      </w:r>
      <w:r w:rsidR="00C0172B">
        <w:rPr>
          <w:rFonts w:ascii="Arial" w:hAnsi="Arial" w:cs="Arial" w:hint="eastAsia"/>
          <w:i w:val="0"/>
          <w:color w:val="auto"/>
        </w:rPr>
        <w:t>邮箱号码是否存在</w:t>
      </w:r>
      <w:r w:rsidR="00C0172B">
        <w:rPr>
          <w:rFonts w:ascii="Arial" w:hAnsi="Arial" w:cs="Arial" w:hint="eastAsia"/>
          <w:i w:val="0"/>
          <w:color w:val="auto"/>
        </w:rPr>
        <w:t xml:space="preserve"> </w:t>
      </w:r>
      <w:r w:rsidR="00C0172B">
        <w:rPr>
          <w:rFonts w:ascii="Arial" w:hAnsi="Arial" w:cs="Arial"/>
          <w:i w:val="0"/>
          <w:color w:val="auto"/>
        </w:rPr>
        <w:t xml:space="preserve"> </w:t>
      </w:r>
      <w:r w:rsidR="00E45D1A">
        <w:rPr>
          <w:rFonts w:ascii="Arial" w:hAnsi="Arial" w:cs="Arial" w:hint="eastAsia"/>
          <w:i w:val="0"/>
          <w:color w:val="auto"/>
        </w:rPr>
        <w:t>校验新邮箱</w:t>
      </w:r>
      <w:r w:rsidR="003A3787">
        <w:rPr>
          <w:rFonts w:ascii="Arial" w:hAnsi="Arial" w:cs="Arial" w:hint="eastAsia"/>
          <w:i w:val="0"/>
          <w:color w:val="auto"/>
        </w:rPr>
        <w:t>验证码</w:t>
      </w:r>
    </w:p>
    <w:p w:rsidR="00CD4EEB" w:rsidRDefault="00CD4EEB" w:rsidP="00CD4EEB">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469E">
        <w:rPr>
          <w:rFonts w:ascii="Arial" w:hAnsi="Arial" w:cs="Arial" w:hint="eastAsia"/>
          <w:i w:val="0"/>
          <w:color w:val="auto"/>
        </w:rPr>
        <w:t>修改邮箱里</w:t>
      </w:r>
      <w:r w:rsidR="0051469E">
        <w:rPr>
          <w:rFonts w:ascii="Arial" w:hAnsi="Arial" w:cs="Arial" w:hint="eastAsia"/>
          <w:i w:val="0"/>
          <w:color w:val="auto"/>
        </w:rPr>
        <w:t xml:space="preserve"> </w:t>
      </w:r>
      <w:r w:rsidR="0051469E">
        <w:rPr>
          <w:rFonts w:ascii="Arial" w:hAnsi="Arial" w:cs="Arial" w:hint="eastAsia"/>
          <w:i w:val="0"/>
          <w:color w:val="auto"/>
        </w:rPr>
        <w:t>校验新邮箱号码是否存在</w:t>
      </w:r>
      <w:r w:rsidR="00E45D1A">
        <w:rPr>
          <w:rFonts w:ascii="Arial" w:hAnsi="Arial" w:cs="Arial" w:hint="eastAsia"/>
          <w:i w:val="0"/>
          <w:color w:val="auto"/>
        </w:rPr>
        <w:t xml:space="preserve"> </w:t>
      </w:r>
      <w:r w:rsidR="00E45D1A">
        <w:rPr>
          <w:rFonts w:ascii="Arial" w:hAnsi="Arial" w:cs="Arial"/>
          <w:i w:val="0"/>
          <w:color w:val="auto"/>
        </w:rPr>
        <w:t xml:space="preserve"> </w:t>
      </w:r>
      <w:r w:rsidR="00E45D1A">
        <w:rPr>
          <w:rFonts w:ascii="Arial" w:hAnsi="Arial" w:cs="Arial" w:hint="eastAsia"/>
          <w:i w:val="0"/>
          <w:color w:val="auto"/>
        </w:rPr>
        <w:t>校验原邮箱</w:t>
      </w:r>
      <w:r w:rsidR="006939FE">
        <w:rPr>
          <w:rFonts w:ascii="Arial" w:hAnsi="Arial" w:cs="Arial" w:hint="eastAsia"/>
          <w:i w:val="0"/>
          <w:color w:val="auto"/>
        </w:rPr>
        <w:t>或手机</w:t>
      </w:r>
      <w:r w:rsidR="003A3787">
        <w:rPr>
          <w:rFonts w:ascii="Arial" w:hAnsi="Arial" w:cs="Arial" w:hint="eastAsia"/>
          <w:i w:val="0"/>
          <w:color w:val="auto"/>
        </w:rPr>
        <w:t>验证码</w:t>
      </w:r>
      <w:r w:rsidR="00E45D1A">
        <w:rPr>
          <w:rFonts w:ascii="Arial" w:hAnsi="Arial" w:cs="Arial" w:hint="eastAsia"/>
          <w:i w:val="0"/>
          <w:color w:val="auto"/>
        </w:rPr>
        <w:t xml:space="preserve"> </w:t>
      </w:r>
      <w:r w:rsidR="00E45D1A">
        <w:rPr>
          <w:rFonts w:ascii="Arial" w:hAnsi="Arial" w:cs="Arial" w:hint="eastAsia"/>
          <w:i w:val="0"/>
          <w:color w:val="auto"/>
        </w:rPr>
        <w:t>新邮箱</w:t>
      </w:r>
      <w:r w:rsidR="003A3787">
        <w:rPr>
          <w:rFonts w:ascii="Arial" w:hAnsi="Arial" w:cs="Arial" w:hint="eastAsia"/>
          <w:i w:val="0"/>
          <w:color w:val="auto"/>
        </w:rPr>
        <w:t>验证码</w:t>
      </w: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输入说明</w:t>
      </w:r>
    </w:p>
    <w:p w:rsidR="0049540A" w:rsidRPr="0049540A" w:rsidRDefault="0049540A" w:rsidP="0049540A">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D4EEB" w:rsidTr="002541E1">
        <w:tc>
          <w:tcPr>
            <w:tcW w:w="1527"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备注</w:t>
            </w:r>
          </w:p>
        </w:tc>
      </w:tr>
      <w:tr w:rsidR="00CD4EEB" w:rsidTr="002541E1">
        <w:tc>
          <w:tcPr>
            <w:tcW w:w="1527" w:type="dxa"/>
            <w:vAlign w:val="center"/>
          </w:tcPr>
          <w:p w:rsidR="00CD4EEB" w:rsidRDefault="00C849EE" w:rsidP="0049540A">
            <w:pPr>
              <w:rPr>
                <w:rFonts w:ascii="Calibri" w:hAnsi="Calibri"/>
                <w:color w:val="000000"/>
                <w:szCs w:val="21"/>
              </w:rPr>
            </w:pPr>
            <w:r>
              <w:rPr>
                <w:rFonts w:ascii="Calibri" w:hAnsi="Calibri" w:hint="eastAsia"/>
                <w:color w:val="000000"/>
                <w:szCs w:val="21"/>
              </w:rPr>
              <w:t>可用</w:t>
            </w:r>
            <w:r w:rsidR="00CD4EEB">
              <w:rPr>
                <w:rFonts w:ascii="Calibri" w:hAnsi="Calibri" w:hint="eastAsia"/>
                <w:color w:val="000000"/>
                <w:szCs w:val="21"/>
              </w:rPr>
              <w:t>邮箱</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Pr="000502BE" w:rsidRDefault="00CD4EEB"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CD4EEB" w:rsidRPr="00C47213" w:rsidRDefault="00CD4EEB"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CD4EEB" w:rsidRPr="00855B47" w:rsidRDefault="00CD4EEB" w:rsidP="007A4FDF">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lastRenderedPageBreak/>
              <w:t>提示：电子邮箱</w:t>
            </w:r>
            <w:r w:rsidR="00DE30DF">
              <w:rPr>
                <w:rFonts w:ascii="Calibri" w:hAnsi="Calibri" w:hint="eastAsia"/>
                <w:color w:val="000000"/>
                <w:szCs w:val="21"/>
              </w:rPr>
              <w:t>已</w:t>
            </w:r>
            <w:r>
              <w:rPr>
                <w:rFonts w:ascii="Calibri" w:hAnsi="Calibri" w:hint="eastAsia"/>
                <w:color w:val="000000"/>
                <w:szCs w:val="21"/>
              </w:rPr>
              <w:t>存在！</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t>邮箱验证码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D4EEB" w:rsidRDefault="00CD4EEB"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CD4EEB" w:rsidRDefault="00CD4EEB"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457C21" w:rsidP="002541E1">
            <w:pPr>
              <w:rPr>
                <w:rFonts w:ascii="Calibri" w:hAnsi="Calibri"/>
                <w:color w:val="000000"/>
                <w:szCs w:val="21"/>
              </w:rPr>
            </w:pPr>
            <w:r>
              <w:rPr>
                <w:rFonts w:ascii="Calibri" w:hAnsi="Calibri" w:hint="eastAsia"/>
                <w:color w:val="000000"/>
                <w:szCs w:val="21"/>
              </w:rPr>
              <w:t>确定</w:t>
            </w:r>
            <w:r w:rsidR="00CD4EEB">
              <w:rPr>
                <w:rFonts w:ascii="Calibri" w:hAnsi="Calibri" w:hint="eastAsia"/>
                <w:color w:val="000000"/>
                <w:szCs w:val="21"/>
              </w:rPr>
              <w:t>按钮</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57C21">
              <w:rPr>
                <w:rFonts w:ascii="Calibri" w:hAnsi="Calibri" w:hint="eastAsia"/>
                <w:color w:val="000000"/>
                <w:szCs w:val="21"/>
              </w:rPr>
              <w:t>绑定成功</w:t>
            </w:r>
            <w:r w:rsidR="00457C21">
              <w:rPr>
                <w:rFonts w:ascii="Calibri" w:hAnsi="Calibri" w:hint="eastAsia"/>
                <w:color w:val="000000"/>
                <w:szCs w:val="21"/>
              </w:rPr>
              <w:t xml:space="preserve"> </w:t>
            </w:r>
            <w:r w:rsidR="00457C21">
              <w:rPr>
                <w:rFonts w:ascii="Calibri" w:hAnsi="Calibri" w:hint="eastAsia"/>
                <w:color w:val="000000"/>
                <w:szCs w:val="21"/>
              </w:rPr>
              <w:t>跳转</w:t>
            </w:r>
            <w:r w:rsidR="00457C21">
              <w:rPr>
                <w:rFonts w:ascii="Calibri" w:hAnsi="Calibri" w:hint="eastAsia"/>
                <w:color w:val="000000"/>
                <w:szCs w:val="21"/>
              </w:rPr>
              <w:t xml:space="preserve"> </w:t>
            </w:r>
            <w:r w:rsidR="00457C21">
              <w:rPr>
                <w:rFonts w:ascii="Calibri" w:hAnsi="Calibri" w:hint="eastAsia"/>
                <w:color w:val="000000"/>
                <w:szCs w:val="21"/>
              </w:rPr>
              <w:t>绑定成功页面</w:t>
            </w:r>
          </w:p>
        </w:tc>
        <w:tc>
          <w:tcPr>
            <w:tcW w:w="1986" w:type="dxa"/>
            <w:vAlign w:val="center"/>
          </w:tcPr>
          <w:p w:rsidR="00CD4EEB" w:rsidRDefault="00CD4EEB" w:rsidP="002541E1">
            <w:pPr>
              <w:ind w:firstLine="525"/>
              <w:rPr>
                <w:rFonts w:ascii="Calibri" w:hAnsi="Calibri"/>
                <w:color w:val="000000"/>
                <w:szCs w:val="21"/>
              </w:rPr>
            </w:pPr>
          </w:p>
        </w:tc>
      </w:tr>
    </w:tbl>
    <w:p w:rsidR="0049540A" w:rsidRPr="0049540A" w:rsidRDefault="0049540A" w:rsidP="0049540A">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49540A" w:rsidTr="002541E1">
        <w:tc>
          <w:tcPr>
            <w:tcW w:w="1527"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备注</w:t>
            </w:r>
          </w:p>
        </w:tc>
      </w:tr>
      <w:tr w:rsidR="00EE340D" w:rsidTr="002541E1">
        <w:tc>
          <w:tcPr>
            <w:tcW w:w="1527" w:type="dxa"/>
            <w:vAlign w:val="center"/>
          </w:tcPr>
          <w:p w:rsidR="00EE340D" w:rsidRDefault="00EE340D"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EE340D" w:rsidRDefault="00EE340D"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EE340D" w:rsidRPr="00EE340D" w:rsidRDefault="00EE340D" w:rsidP="00EE340D">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76ED9">
              <w:rPr>
                <w:rFonts w:ascii="Calibri" w:hAnsi="Calibri" w:hint="eastAsia"/>
                <w:color w:val="000000"/>
                <w:szCs w:val="21"/>
              </w:rPr>
              <w:t>默认邮箱找回</w:t>
            </w:r>
            <w:r w:rsidR="00680BC1">
              <w:rPr>
                <w:rFonts w:ascii="Calibri" w:hAnsi="Calibri" w:hint="eastAsia"/>
                <w:color w:val="000000"/>
                <w:szCs w:val="21"/>
              </w:rPr>
              <w:t xml:space="preserve"> </w:t>
            </w:r>
            <w:r w:rsidR="00680BC1">
              <w:rPr>
                <w:rFonts w:ascii="Calibri" w:hAnsi="Calibri" w:hint="eastAsia"/>
                <w:color w:val="000000"/>
                <w:szCs w:val="21"/>
              </w:rPr>
              <w:t>更改选项卡时</w:t>
            </w:r>
            <w:r w:rsidR="00680BC1">
              <w:rPr>
                <w:rFonts w:ascii="Calibri" w:hAnsi="Calibri" w:hint="eastAsia"/>
                <w:color w:val="000000"/>
                <w:szCs w:val="21"/>
              </w:rPr>
              <w:t xml:space="preserve"> </w:t>
            </w:r>
            <w:r w:rsidR="00680BC1">
              <w:rPr>
                <w:rFonts w:ascii="Calibri" w:hAnsi="Calibri" w:hint="eastAsia"/>
                <w:color w:val="000000"/>
                <w:szCs w:val="21"/>
              </w:rPr>
              <w:t>第一行输入框提示和标题需要联动</w:t>
            </w:r>
          </w:p>
        </w:tc>
        <w:tc>
          <w:tcPr>
            <w:tcW w:w="1986" w:type="dxa"/>
            <w:vAlign w:val="center"/>
          </w:tcPr>
          <w:p w:rsidR="00EE340D" w:rsidRDefault="00EE340D" w:rsidP="002541E1">
            <w:pPr>
              <w:ind w:firstLine="525"/>
              <w:rPr>
                <w:rFonts w:ascii="Calibri" w:hAnsi="Calibri"/>
                <w:color w:val="000000"/>
                <w:szCs w:val="21"/>
              </w:rPr>
            </w:pPr>
          </w:p>
        </w:tc>
      </w:tr>
      <w:tr w:rsidR="00AC5110" w:rsidTr="002541E1">
        <w:tc>
          <w:tcPr>
            <w:tcW w:w="1527" w:type="dxa"/>
            <w:vAlign w:val="center"/>
          </w:tcPr>
          <w:p w:rsidR="00AC5110" w:rsidRDefault="00AC5110" w:rsidP="002541E1">
            <w:pPr>
              <w:rPr>
                <w:rFonts w:ascii="Calibri" w:hAnsi="Calibri"/>
                <w:color w:val="000000"/>
                <w:szCs w:val="21"/>
              </w:rPr>
            </w:pPr>
            <w:r>
              <w:rPr>
                <w:rFonts w:ascii="Calibri" w:hAnsi="Calibri" w:hint="eastAsia"/>
                <w:color w:val="000000"/>
                <w:szCs w:val="21"/>
              </w:rPr>
              <w:t>原邮箱验证码</w:t>
            </w:r>
          </w:p>
        </w:tc>
        <w:tc>
          <w:tcPr>
            <w:tcW w:w="1418" w:type="dxa"/>
            <w:vAlign w:val="center"/>
          </w:tcPr>
          <w:p w:rsidR="00AC5110" w:rsidRDefault="00AC5110" w:rsidP="002541E1">
            <w:pPr>
              <w:rPr>
                <w:rFonts w:ascii="Calibri" w:hAnsi="Calibri"/>
                <w:color w:val="000000"/>
                <w:szCs w:val="21"/>
              </w:rPr>
            </w:pPr>
          </w:p>
        </w:tc>
        <w:tc>
          <w:tcPr>
            <w:tcW w:w="4534" w:type="dxa"/>
            <w:vAlign w:val="center"/>
          </w:tcPr>
          <w:p w:rsidR="00AC5110" w:rsidRDefault="00AC5110" w:rsidP="00AC511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AC5110" w:rsidRPr="00AC5110" w:rsidRDefault="00AC5110" w:rsidP="00AC5110">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不正确提示：邮箱验证码不正确</w:t>
            </w:r>
          </w:p>
        </w:tc>
        <w:tc>
          <w:tcPr>
            <w:tcW w:w="1986" w:type="dxa"/>
            <w:vAlign w:val="center"/>
          </w:tcPr>
          <w:p w:rsidR="00AC5110" w:rsidRDefault="00AC5110"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可用邮箱</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Pr="000502BE" w:rsidRDefault="0049540A" w:rsidP="00EE340D">
            <w:pPr>
              <w:pStyle w:val="af0"/>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49540A" w:rsidRPr="00C47213" w:rsidRDefault="0049540A" w:rsidP="00EE340D">
            <w:pPr>
              <w:pStyle w:val="af0"/>
              <w:numPr>
                <w:ilvl w:val="1"/>
                <w:numId w:val="18"/>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49540A" w:rsidRPr="00855B47" w:rsidRDefault="0049540A"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提示：电子邮箱已存在！</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C01984" w:rsidP="002541E1">
            <w:pPr>
              <w:rPr>
                <w:rFonts w:ascii="Calibri" w:hAnsi="Calibri"/>
                <w:color w:val="000000"/>
                <w:szCs w:val="21"/>
              </w:rPr>
            </w:pPr>
            <w:r>
              <w:rPr>
                <w:rFonts w:ascii="Calibri" w:hAnsi="Calibri" w:hint="eastAsia"/>
                <w:color w:val="000000"/>
                <w:szCs w:val="21"/>
              </w:rPr>
              <w:t>新</w:t>
            </w:r>
            <w:r w:rsidR="0049540A">
              <w:rPr>
                <w:rFonts w:ascii="Calibri" w:hAnsi="Calibri" w:hint="eastAsia"/>
                <w:color w:val="000000"/>
                <w:szCs w:val="21"/>
              </w:rPr>
              <w:t>邮箱验证码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49540A" w:rsidRDefault="0049540A"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49540A" w:rsidRDefault="0049540A"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49540A" w:rsidRDefault="0049540A" w:rsidP="002541E1">
            <w:pPr>
              <w:ind w:firstLine="525"/>
              <w:rPr>
                <w:rFonts w:ascii="Calibri" w:hAnsi="Calibri"/>
                <w:color w:val="000000"/>
                <w:szCs w:val="21"/>
              </w:rPr>
            </w:pPr>
          </w:p>
        </w:tc>
      </w:tr>
    </w:tbl>
    <w:p w:rsidR="0049540A" w:rsidRPr="0049540A" w:rsidRDefault="0049540A" w:rsidP="00001BDD"/>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输出说明</w:t>
      </w:r>
    </w:p>
    <w:p w:rsidR="00CD4EEB" w:rsidRDefault="00CD4EEB" w:rsidP="00CD4EEB">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5F7A26">
      <w:pPr>
        <w:pStyle w:val="4"/>
        <w:numPr>
          <w:ilvl w:val="3"/>
          <w:numId w:val="1"/>
        </w:numPr>
      </w:pPr>
      <w:r>
        <w:rPr>
          <w:rFonts w:hint="eastAsia"/>
        </w:rPr>
        <w:t>修改</w:t>
      </w:r>
      <w:r>
        <w:rPr>
          <w:rFonts w:hint="eastAsia"/>
        </w:rPr>
        <w:t>/</w:t>
      </w:r>
      <w:r>
        <w:rPr>
          <w:rFonts w:hint="eastAsia"/>
        </w:rPr>
        <w:t>认证手机</w:t>
      </w: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功能描述</w:t>
      </w:r>
    </w:p>
    <w:p w:rsidR="005F7A26" w:rsidRDefault="005F7A26" w:rsidP="005F7A26">
      <w:r>
        <w:rPr>
          <w:rFonts w:hint="eastAsia"/>
        </w:rPr>
        <w:t>买家用户绑定或修改</w:t>
      </w:r>
      <w:r w:rsidR="00831A96">
        <w:rPr>
          <w:rFonts w:hint="eastAsia"/>
        </w:rPr>
        <w:t>手机</w:t>
      </w:r>
      <w:r>
        <w:rPr>
          <w:rFonts w:hint="eastAsia"/>
        </w:rPr>
        <w:t>号码。</w:t>
      </w:r>
    </w:p>
    <w:p w:rsidR="005F7A26" w:rsidRDefault="005F7A26" w:rsidP="005F7A26">
      <w:r>
        <w:rPr>
          <w:rFonts w:hint="eastAsia"/>
        </w:rPr>
        <w:t>1</w:t>
      </w:r>
      <w:r>
        <w:rPr>
          <w:rFonts w:hint="eastAsia"/>
        </w:rPr>
        <w:t>、绑定</w:t>
      </w:r>
      <w:r w:rsidR="00831A96">
        <w:rPr>
          <w:rFonts w:hint="eastAsia"/>
        </w:rPr>
        <w:t>手机</w:t>
      </w:r>
      <w:r>
        <w:rPr>
          <w:rFonts w:hint="eastAsia"/>
        </w:rPr>
        <w:t>号码</w:t>
      </w:r>
    </w:p>
    <w:p w:rsidR="005F7A26" w:rsidRDefault="005F7A26" w:rsidP="005F7A26">
      <w:r>
        <w:rPr>
          <w:rFonts w:hint="eastAsia"/>
        </w:rPr>
        <w:t>2</w:t>
      </w:r>
      <w:r>
        <w:rPr>
          <w:rFonts w:hint="eastAsia"/>
        </w:rPr>
        <w:t>、修改</w:t>
      </w:r>
      <w:r w:rsidR="00831A96">
        <w:rPr>
          <w:rFonts w:hint="eastAsia"/>
        </w:rPr>
        <w:t>手机</w:t>
      </w:r>
      <w:r>
        <w:rPr>
          <w:rFonts w:hint="eastAsia"/>
        </w:rPr>
        <w:t>号码</w:t>
      </w:r>
      <w:r>
        <w:rPr>
          <w:rFonts w:hint="eastAsia"/>
        </w:rPr>
        <w:t>(</w:t>
      </w:r>
      <w:r>
        <w:rPr>
          <w:rFonts w:hint="eastAsia"/>
        </w:rPr>
        <w:t>可通过手机修改或通过原邮箱修改</w:t>
      </w:r>
      <w:r>
        <w:t>)</w:t>
      </w:r>
    </w:p>
    <w:p w:rsidR="005F7A26" w:rsidRPr="00BB39B7" w:rsidRDefault="005F7A26" w:rsidP="005F7A26">
      <w:r>
        <w:rPr>
          <w:rFonts w:hint="eastAsia"/>
        </w:rPr>
        <w:t>3</w:t>
      </w:r>
      <w:r>
        <w:rPr>
          <w:rFonts w:hint="eastAsia"/>
        </w:rPr>
        <w:t>、操作成功界面</w:t>
      </w:r>
    </w:p>
    <w:p w:rsidR="005F7A26" w:rsidRPr="00976D0B" w:rsidRDefault="005F7A26" w:rsidP="005F7A26">
      <w:pPr>
        <w:widowControl/>
        <w:jc w:val="left"/>
        <w:rPr>
          <w:rFonts w:ascii="宋体" w:hAnsi="宋体" w:cs="宋体"/>
          <w:kern w:val="0"/>
          <w:sz w:val="24"/>
        </w:rPr>
      </w:pPr>
      <w:r>
        <w:rPr>
          <w:rFonts w:ascii="Arial" w:hAnsi="Arial" w:cs="Arial" w:hint="eastAsia"/>
          <w:i/>
        </w:rPr>
        <w:t xml:space="preserve"> </w:t>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lastRenderedPageBreak/>
        <w:drawing>
          <wp:inline distT="0" distB="0" distL="0" distR="0">
            <wp:extent cx="5486400" cy="2941320"/>
            <wp:effectExtent l="0" t="0" r="0" b="0"/>
            <wp:docPr id="57" name="图片 57" descr="C:\Users\Administrator\Documents\Tencent Files\3003379810\Image\C2C\JB$}COJ__(1X2L2V%Q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3003379810\Image\C2C\JB$}COJ__(1X2L2V%Q1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40680" cy="3619500"/>
            <wp:effectExtent l="0" t="0" r="0" b="0"/>
            <wp:docPr id="58" name="图片 58" descr="C:\Users\Administrator\Documents\Tencent Files\3003379810\Image\C2C\[28J36TJQQX`ZOFE91ZG(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3003379810\Image\C2C\[28J36TJQQX`ZOFE91ZG(X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3619500"/>
                    </a:xfrm>
                    <a:prstGeom prst="rect">
                      <a:avLst/>
                    </a:prstGeom>
                    <a:noFill/>
                    <a:ln>
                      <a:noFill/>
                    </a:ln>
                  </pic:spPr>
                </pic:pic>
              </a:graphicData>
            </a:graphic>
          </wp:inline>
        </w:drawing>
      </w:r>
    </w:p>
    <w:p w:rsidR="005F7A26" w:rsidRPr="001F0B93" w:rsidRDefault="00EE382D" w:rsidP="005F7A26">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55920" cy="1771632"/>
            <wp:effectExtent l="0" t="0" r="0" b="0"/>
            <wp:docPr id="59" name="图片 59" descr="C:\Users\Administrator\Documents\Tencent Files\3003379810\Image\C2C\L4INM0J2{Z4}KBU_{LWV8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ocuments\Tencent Files\3003379810\Image\C2C\L4INM0J2{Z4}KBU_{LWV8K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514" cy="1778319"/>
                    </a:xfrm>
                    <a:prstGeom prst="rect">
                      <a:avLst/>
                    </a:prstGeom>
                    <a:noFill/>
                    <a:ln>
                      <a:noFill/>
                    </a:ln>
                  </pic:spPr>
                </pic:pic>
              </a:graphicData>
            </a:graphic>
          </wp:inline>
        </w:drawing>
      </w:r>
    </w:p>
    <w:p w:rsidR="005F7A26" w:rsidRPr="00994777"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Default="005F7A26" w:rsidP="005F7A26">
      <w:pPr>
        <w:widowControl/>
        <w:jc w:val="left"/>
        <w:rPr>
          <w:rFonts w:ascii="宋体" w:hAnsi="宋体" w:cs="宋体"/>
          <w:kern w:val="0"/>
          <w:sz w:val="24"/>
        </w:rPr>
      </w:pPr>
    </w:p>
    <w:p w:rsidR="005F7A26" w:rsidRDefault="005F7A26" w:rsidP="005F7A26">
      <w:pPr>
        <w:pStyle w:val="infoblue"/>
        <w:spacing w:before="0" w:beforeAutospacing="0" w:afterLines="50" w:after="156" w:afterAutospacing="0"/>
        <w:ind w:firstLineChars="0" w:firstLine="0"/>
        <w:rPr>
          <w:rFonts w:ascii="Arial" w:hAnsi="Arial" w:cs="Arial"/>
          <w:i w:val="0"/>
          <w:color w:val="auto"/>
        </w:rPr>
      </w:pP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业务规则</w:t>
      </w:r>
    </w:p>
    <w:p w:rsidR="005F7A26" w:rsidRDefault="005F7A26" w:rsidP="00831A9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绑定新</w:t>
      </w:r>
      <w:r w:rsidR="00831A96" w:rsidRPr="00831A96">
        <w:rPr>
          <w:rFonts w:ascii="Arial" w:hAnsi="Arial" w:cs="Arial" w:hint="eastAsia"/>
          <w:i w:val="0"/>
          <w:color w:val="auto"/>
        </w:rPr>
        <w:t>手机</w:t>
      </w:r>
      <w:r>
        <w:rPr>
          <w:rFonts w:ascii="Arial" w:hAnsi="Arial" w:cs="Arial" w:hint="eastAsia"/>
          <w:i w:val="0"/>
          <w:color w:val="auto"/>
        </w:rPr>
        <w:t>时</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5F7A2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修改邮箱里</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校验原邮箱或手机验证码</w:t>
      </w:r>
      <w:r>
        <w:rPr>
          <w:rFonts w:ascii="Arial" w:hAnsi="Arial" w:cs="Arial" w:hint="eastAsia"/>
          <w:i w:val="0"/>
          <w:color w:val="auto"/>
        </w:rPr>
        <w:t xml:space="preserve"> </w:t>
      </w:r>
      <w:r>
        <w:rPr>
          <w:rFonts w:ascii="Arial" w:hAnsi="Arial" w:cs="Arial" w:hint="eastAsia"/>
          <w:i w:val="0"/>
          <w:color w:val="auto"/>
        </w:rPr>
        <w:t>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输入说明</w:t>
      </w:r>
    </w:p>
    <w:p w:rsidR="005F7A26" w:rsidRPr="0049540A" w:rsidRDefault="005F7A26" w:rsidP="005F7A26">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831A96"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0D6D71">
              <w:rPr>
                <w:rFonts w:ascii="Arial" w:hAnsi="Arial" w:cs="Arial" w:hint="eastAsia"/>
              </w:rPr>
              <w:t>号码</w:t>
            </w:r>
            <w:r>
              <w:rPr>
                <w:rFonts w:ascii="Calibri" w:hAnsi="Calibri" w:hint="eastAsia"/>
                <w:color w:val="000000"/>
                <w:szCs w:val="21"/>
              </w:rPr>
              <w:t>不能为空</w:t>
            </w:r>
          </w:p>
          <w:p w:rsidR="005F7A26" w:rsidRPr="00C47213" w:rsidRDefault="005F7A26"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w:t>
            </w:r>
            <w:r w:rsidR="00831A96"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831A96">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831A96" w:rsidP="002541E1">
            <w:pPr>
              <w:rPr>
                <w:rFonts w:ascii="Calibri" w:hAnsi="Calibri"/>
                <w:color w:val="000000"/>
                <w:szCs w:val="21"/>
              </w:rPr>
            </w:pPr>
            <w:r w:rsidRPr="00831A96">
              <w:rPr>
                <w:rFonts w:ascii="Arial" w:hAnsi="Arial" w:cs="Arial" w:hint="eastAsia"/>
              </w:rPr>
              <w:t>手机</w:t>
            </w:r>
            <w:r w:rsidR="005F7A26">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BE6BFB"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5F7A26" w:rsidRPr="00EE340D" w:rsidRDefault="005F7A26"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sidR="00BE6BFB">
              <w:rPr>
                <w:rFonts w:ascii="Calibri" w:hAnsi="Calibri" w:hint="eastAsia"/>
                <w:color w:val="000000"/>
                <w:szCs w:val="21"/>
              </w:rPr>
              <w:t>手机</w:t>
            </w:r>
            <w:r>
              <w:rPr>
                <w:rFonts w:ascii="Calibri" w:hAnsi="Calibri" w:hint="eastAsia"/>
                <w:color w:val="000000"/>
                <w:szCs w:val="21"/>
              </w:rPr>
              <w:t>找回</w:t>
            </w:r>
            <w:r>
              <w:rPr>
                <w:rFonts w:ascii="Calibri" w:hAnsi="Calibri" w:hint="eastAsia"/>
                <w:color w:val="000000"/>
                <w:szCs w:val="21"/>
              </w:rPr>
              <w:t xml:space="preserve"> </w:t>
            </w:r>
            <w:r>
              <w:rPr>
                <w:rFonts w:ascii="Calibri" w:hAnsi="Calibri" w:hint="eastAsia"/>
                <w:color w:val="000000"/>
                <w:szCs w:val="21"/>
              </w:rPr>
              <w:t>更改选项卡时</w:t>
            </w:r>
            <w:r>
              <w:rPr>
                <w:rFonts w:ascii="Calibri" w:hAnsi="Calibri" w:hint="eastAsia"/>
                <w:color w:val="000000"/>
                <w:szCs w:val="21"/>
              </w:rPr>
              <w:t xml:space="preserve"> </w:t>
            </w:r>
            <w:r>
              <w:rPr>
                <w:rFonts w:ascii="Calibri" w:hAnsi="Calibri" w:hint="eastAsia"/>
                <w:color w:val="000000"/>
                <w:szCs w:val="21"/>
              </w:rPr>
              <w:t>第一行输入框提示和标题需要联动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原邮箱</w:t>
            </w:r>
            <w:r w:rsidR="00A16F57">
              <w:rPr>
                <w:rFonts w:ascii="Calibri" w:hAnsi="Calibri" w:hint="eastAsia"/>
                <w:color w:val="000000"/>
                <w:szCs w:val="21"/>
              </w:rPr>
              <w:t>或手机</w:t>
            </w:r>
            <w:r>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Pr="00AC5110" w:rsidRDefault="005F7A26" w:rsidP="002541E1">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w:t>
            </w:r>
            <w:r w:rsidR="00A16F57" w:rsidRPr="00831A96">
              <w:rPr>
                <w:rFonts w:ascii="Arial" w:hAnsi="Arial" w:cs="Arial" w:hint="eastAsia"/>
              </w:rPr>
              <w:t>手机</w:t>
            </w:r>
            <w:r w:rsidR="00455F13">
              <w:rPr>
                <w:rFonts w:ascii="Arial" w:hAnsi="Arial" w:cs="Arial" w:hint="eastAsia"/>
              </w:rPr>
              <w:t>/</w:t>
            </w:r>
            <w:r w:rsidR="00455F13">
              <w:rPr>
                <w:rFonts w:ascii="Arial" w:hAnsi="Arial" w:cs="Arial" w:hint="eastAsia"/>
              </w:rPr>
              <w:t>邮箱</w:t>
            </w:r>
            <w:r w:rsidRPr="00AC5110">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3E7020"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0"/>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E1177A">
              <w:rPr>
                <w:rFonts w:ascii="Calibri" w:hAnsi="Calibri" w:hint="eastAsia"/>
                <w:color w:val="000000"/>
                <w:szCs w:val="21"/>
              </w:rPr>
              <w:t>手机号码</w:t>
            </w:r>
            <w:r>
              <w:rPr>
                <w:rFonts w:ascii="Calibri" w:hAnsi="Calibri" w:hint="eastAsia"/>
                <w:color w:val="000000"/>
                <w:szCs w:val="21"/>
              </w:rPr>
              <w:t>不能为空</w:t>
            </w:r>
          </w:p>
          <w:p w:rsidR="005F7A26" w:rsidRPr="00C47213" w:rsidRDefault="005F7A26" w:rsidP="002541E1">
            <w:pPr>
              <w:pStyle w:val="af0"/>
              <w:numPr>
                <w:ilvl w:val="1"/>
                <w:numId w:val="18"/>
              </w:numPr>
              <w:ind w:firstLineChars="0"/>
              <w:jc w:val="left"/>
              <w:rPr>
                <w:rFonts w:ascii="Calibri" w:hAnsi="Calibri"/>
                <w:color w:val="000000"/>
                <w:szCs w:val="21"/>
              </w:rPr>
            </w:pPr>
            <w:r>
              <w:rPr>
                <w:rFonts w:ascii="Calibri" w:hAnsi="Calibri" w:hint="eastAsia"/>
                <w:color w:val="000000"/>
                <w:szCs w:val="21"/>
              </w:rPr>
              <w:t>校验</w:t>
            </w:r>
            <w:r w:rsidR="003E7020"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3E7020" w:rsidRPr="00831A96">
              <w:rPr>
                <w:rFonts w:ascii="Arial" w:hAnsi="Arial" w:cs="Arial" w:hint="eastAsia"/>
              </w:rPr>
              <w:t>手机</w:t>
            </w:r>
            <w:r w:rsidR="003E7020">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BB0205" w:rsidRPr="00831A96">
              <w:rPr>
                <w:rFonts w:ascii="Arial" w:hAnsi="Arial" w:cs="Arial" w:hint="eastAsia"/>
              </w:rPr>
              <w:t>手机</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BB0205">
              <w:rPr>
                <w:rFonts w:ascii="Calibri" w:hAnsi="Calibri" w:hint="eastAsia"/>
                <w:color w:val="000000"/>
                <w:szCs w:val="21"/>
              </w:rPr>
              <w:t>手机号码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新邮</w:t>
            </w:r>
            <w:r w:rsidR="00F95F0E" w:rsidRPr="00831A96">
              <w:rPr>
                <w:rFonts w:ascii="Arial" w:hAnsi="Arial" w:cs="Arial" w:hint="eastAsia"/>
              </w:rPr>
              <w:t>手机</w:t>
            </w:r>
            <w:r>
              <w:rPr>
                <w:rFonts w:ascii="Calibri" w:hAnsi="Calibri" w:hint="eastAsia"/>
                <w:color w:val="000000"/>
                <w:szCs w:val="21"/>
              </w:rPr>
              <w:t>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740D01"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输出说明</w:t>
      </w:r>
    </w:p>
    <w:p w:rsidR="005F7A26" w:rsidRDefault="005F7A26" w:rsidP="005F7A26">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CD4EEB">
      <w:pPr>
        <w:pStyle w:val="infoblue"/>
        <w:spacing w:before="0" w:beforeAutospacing="0" w:afterLines="50" w:after="156" w:afterAutospacing="0"/>
        <w:ind w:firstLine="420"/>
        <w:rPr>
          <w:rFonts w:ascii="Arial" w:hAnsi="Arial" w:cs="Arial"/>
          <w:i w:val="0"/>
          <w:color w:val="auto"/>
        </w:rPr>
      </w:pPr>
    </w:p>
    <w:p w:rsidR="005E716F" w:rsidRDefault="005E716F" w:rsidP="005E716F">
      <w:pPr>
        <w:pStyle w:val="4"/>
        <w:numPr>
          <w:ilvl w:val="3"/>
          <w:numId w:val="1"/>
        </w:numPr>
      </w:pPr>
      <w:r>
        <w:rPr>
          <w:rFonts w:hint="eastAsia"/>
        </w:rPr>
        <w:t>用户实名认证</w:t>
      </w: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功能描述</w:t>
      </w:r>
    </w:p>
    <w:p w:rsidR="005E716F" w:rsidRDefault="005E716F" w:rsidP="005E716F">
      <w:r>
        <w:rPr>
          <w:rFonts w:hint="eastAsia"/>
        </w:rPr>
        <w:t>买家用户</w:t>
      </w:r>
      <w:r w:rsidR="00466F93">
        <w:rPr>
          <w:rFonts w:hint="eastAsia"/>
        </w:rPr>
        <w:t>进行实名认证</w:t>
      </w:r>
      <w:r>
        <w:rPr>
          <w:rFonts w:hint="eastAsia"/>
        </w:rPr>
        <w:t>功能。</w:t>
      </w:r>
    </w:p>
    <w:p w:rsidR="005E716F" w:rsidRDefault="005E716F" w:rsidP="005E716F">
      <w:r>
        <w:rPr>
          <w:rFonts w:hint="eastAsia"/>
        </w:rPr>
        <w:t>1</w:t>
      </w:r>
      <w:r>
        <w:rPr>
          <w:rFonts w:hint="eastAsia"/>
        </w:rPr>
        <w:t>、</w:t>
      </w:r>
      <w:r w:rsidR="00887F77">
        <w:rPr>
          <w:rFonts w:hint="eastAsia"/>
        </w:rPr>
        <w:t>上传身份信息和证件信息</w:t>
      </w:r>
    </w:p>
    <w:p w:rsidR="005E716F" w:rsidRDefault="005E716F" w:rsidP="005E716F">
      <w:r>
        <w:rPr>
          <w:rFonts w:hint="eastAsia"/>
        </w:rPr>
        <w:t>2</w:t>
      </w:r>
      <w:r w:rsidR="00887F77">
        <w:rPr>
          <w:rFonts w:hint="eastAsia"/>
        </w:rPr>
        <w:t>、通过手机验证进行认证</w:t>
      </w:r>
    </w:p>
    <w:p w:rsidR="005E716F" w:rsidRPr="00BB39B7" w:rsidRDefault="005E716F" w:rsidP="005E716F">
      <w:r>
        <w:rPr>
          <w:rFonts w:hint="eastAsia"/>
        </w:rPr>
        <w:t>3</w:t>
      </w:r>
      <w:r>
        <w:rPr>
          <w:rFonts w:hint="eastAsia"/>
        </w:rPr>
        <w:t>、</w:t>
      </w:r>
      <w:r w:rsidR="00E756E9">
        <w:rPr>
          <w:rFonts w:hint="eastAsia"/>
        </w:rPr>
        <w:t>提交认证等待审核结果</w:t>
      </w:r>
    </w:p>
    <w:p w:rsidR="005E716F" w:rsidRPr="00976D0B" w:rsidRDefault="005E716F" w:rsidP="005E716F">
      <w:pPr>
        <w:widowControl/>
        <w:jc w:val="left"/>
        <w:rPr>
          <w:rFonts w:ascii="宋体" w:hAnsi="宋体" w:cs="宋体"/>
          <w:kern w:val="0"/>
          <w:sz w:val="24"/>
        </w:rPr>
      </w:pPr>
      <w:r>
        <w:rPr>
          <w:rFonts w:ascii="Arial" w:hAnsi="Arial" w:cs="Arial" w:hint="eastAsia"/>
          <w:i/>
        </w:rPr>
        <w:t xml:space="preserve"> </w:t>
      </w:r>
    </w:p>
    <w:p w:rsidR="005E716F" w:rsidRDefault="00E85B6D" w:rsidP="005E716F">
      <w:pPr>
        <w:widowControl/>
        <w:jc w:val="left"/>
        <w:rPr>
          <w:rFonts w:ascii="宋体" w:hAnsi="宋体" w:cs="宋体"/>
          <w:kern w:val="0"/>
          <w:sz w:val="24"/>
        </w:rPr>
      </w:pPr>
      <w:r w:rsidRPr="00E85B6D">
        <w:rPr>
          <w:rFonts w:ascii="宋体" w:hAnsi="宋体" w:cs="宋体"/>
          <w:noProof/>
          <w:kern w:val="0"/>
          <w:sz w:val="24"/>
        </w:rPr>
        <w:drawing>
          <wp:inline distT="0" distB="0" distL="0" distR="0">
            <wp:extent cx="6469380" cy="3475837"/>
            <wp:effectExtent l="0" t="0" r="0" b="0"/>
            <wp:docPr id="60" name="图片 60" descr="C:\Users\Administrator\Documents\Tencent Files\3003379810\Image\C2C\_N6}S4YVZW{O45_~O6834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ocuments\Tencent Files\3003379810\Image\C2C\_N6}S4YVZW{O45_~O68340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7366" cy="3496246"/>
                    </a:xfrm>
                    <a:prstGeom prst="rect">
                      <a:avLst/>
                    </a:prstGeom>
                    <a:noFill/>
                    <a:ln>
                      <a:noFill/>
                    </a:ln>
                  </pic:spPr>
                </pic:pic>
              </a:graphicData>
            </a:graphic>
          </wp:inline>
        </w:drawing>
      </w:r>
    </w:p>
    <w:p w:rsidR="00602517" w:rsidRPr="00602517" w:rsidRDefault="00602517" w:rsidP="00602517">
      <w:pPr>
        <w:widowControl/>
        <w:jc w:val="left"/>
        <w:rPr>
          <w:rFonts w:ascii="宋体" w:hAnsi="宋体" w:cs="宋体"/>
          <w:kern w:val="0"/>
          <w:sz w:val="24"/>
        </w:rPr>
      </w:pPr>
      <w:r w:rsidRPr="00602517">
        <w:rPr>
          <w:rFonts w:ascii="宋体" w:hAnsi="宋体" w:cs="宋体"/>
          <w:noProof/>
          <w:kern w:val="0"/>
          <w:sz w:val="24"/>
        </w:rPr>
        <w:lastRenderedPageBreak/>
        <w:drawing>
          <wp:inline distT="0" distB="0" distL="0" distR="0">
            <wp:extent cx="6469380" cy="2994516"/>
            <wp:effectExtent l="0" t="0" r="0" b="0"/>
            <wp:docPr id="2" name="图片 2" descr="C:\Users\Administrator\Documents\Tencent Files\3003379810\Image\C2C\3A9MFJ_0~VZ1@AB815[NI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3A9MFJ_0~VZ1@AB815[NI8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9425" cy="3013052"/>
                    </a:xfrm>
                    <a:prstGeom prst="rect">
                      <a:avLst/>
                    </a:prstGeom>
                    <a:noFill/>
                    <a:ln>
                      <a:noFill/>
                    </a:ln>
                  </pic:spPr>
                </pic:pic>
              </a:graphicData>
            </a:graphic>
          </wp:inline>
        </w:drawing>
      </w:r>
    </w:p>
    <w:p w:rsidR="009C74A7" w:rsidRPr="009C74A7" w:rsidRDefault="009C74A7" w:rsidP="009C74A7">
      <w:pPr>
        <w:widowControl/>
        <w:jc w:val="left"/>
        <w:rPr>
          <w:rFonts w:ascii="宋体" w:hAnsi="宋体" w:cs="宋体"/>
          <w:kern w:val="0"/>
          <w:sz w:val="24"/>
        </w:rPr>
      </w:pPr>
    </w:p>
    <w:p w:rsidR="009C74A7" w:rsidRPr="00975734" w:rsidRDefault="009C74A7" w:rsidP="005E716F">
      <w:pPr>
        <w:widowControl/>
        <w:jc w:val="left"/>
        <w:rPr>
          <w:rFonts w:ascii="宋体" w:hAnsi="宋体" w:cs="宋体"/>
          <w:kern w:val="0"/>
          <w:sz w:val="24"/>
        </w:rPr>
      </w:pPr>
    </w:p>
    <w:p w:rsidR="005E716F" w:rsidRDefault="005E716F" w:rsidP="005E716F">
      <w:pPr>
        <w:pStyle w:val="infoblue"/>
        <w:spacing w:before="0" w:beforeAutospacing="0" w:afterLines="50" w:after="156" w:afterAutospacing="0"/>
        <w:ind w:firstLine="420"/>
        <w:rPr>
          <w:rFonts w:ascii="Arial" w:hAnsi="Arial" w:cs="Arial"/>
          <w:i w:val="0"/>
          <w:color w:val="auto"/>
        </w:rPr>
      </w:pP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业务规则</w:t>
      </w:r>
    </w:p>
    <w:p w:rsidR="005E716F" w:rsidRDefault="005E716F" w:rsidP="005E716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用户提交</w:t>
      </w:r>
      <w:r w:rsidR="001A68AA">
        <w:rPr>
          <w:rFonts w:ascii="Arial" w:hAnsi="Arial" w:cs="Arial" w:hint="eastAsia"/>
          <w:i w:val="0"/>
          <w:color w:val="auto"/>
        </w:rPr>
        <w:t>身份信息和证件信息</w:t>
      </w:r>
      <w:r w:rsidR="001E2476">
        <w:rPr>
          <w:rFonts w:ascii="Arial" w:hAnsi="Arial" w:cs="Arial" w:hint="eastAsia"/>
          <w:i w:val="0"/>
          <w:color w:val="auto"/>
        </w:rPr>
        <w:t>认证请求</w:t>
      </w:r>
    </w:p>
    <w:p w:rsidR="005E716F" w:rsidRDefault="005E716F" w:rsidP="005E716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等待系统后台审核结果</w:t>
      </w:r>
      <w:r w:rsidR="00777D7B">
        <w:rPr>
          <w:rFonts w:ascii="Arial" w:hAnsi="Arial" w:cs="Arial" w:hint="eastAsia"/>
          <w:i w:val="0"/>
          <w:color w:val="auto"/>
        </w:rPr>
        <w:t xml:space="preserve"> </w:t>
      </w:r>
      <w:r w:rsidR="00777D7B">
        <w:rPr>
          <w:rFonts w:ascii="Arial" w:hAnsi="Arial" w:cs="Arial" w:hint="eastAsia"/>
          <w:i w:val="0"/>
          <w:color w:val="auto"/>
        </w:rPr>
        <w:t>审核期间不允许修改信息</w:t>
      </w:r>
      <w:r w:rsidR="00A04F9B">
        <w:rPr>
          <w:rFonts w:ascii="Arial" w:hAnsi="Arial" w:cs="Arial" w:hint="eastAsia"/>
          <w:i w:val="0"/>
          <w:color w:val="auto"/>
        </w:rPr>
        <w:t xml:space="preserve"> </w:t>
      </w: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E716F" w:rsidTr="002541E1">
        <w:tc>
          <w:tcPr>
            <w:tcW w:w="1527"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备注</w:t>
            </w:r>
          </w:p>
        </w:tc>
      </w:tr>
      <w:tr w:rsidR="005E716F" w:rsidTr="002541E1">
        <w:tc>
          <w:tcPr>
            <w:tcW w:w="1527" w:type="dxa"/>
            <w:vAlign w:val="center"/>
          </w:tcPr>
          <w:p w:rsidR="005E716F" w:rsidRDefault="0096178D" w:rsidP="002541E1">
            <w:pPr>
              <w:rPr>
                <w:rFonts w:ascii="Calibri" w:hAnsi="Calibri"/>
                <w:color w:val="000000"/>
                <w:szCs w:val="21"/>
              </w:rPr>
            </w:pPr>
            <w:r>
              <w:rPr>
                <w:rFonts w:ascii="Calibri" w:hAnsi="Calibri" w:hint="eastAsia"/>
                <w:color w:val="000000"/>
                <w:szCs w:val="21"/>
              </w:rPr>
              <w:t>真实姓名</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Pr="000502BE" w:rsidRDefault="005E716F" w:rsidP="00EF2D83">
            <w:pPr>
              <w:pStyle w:val="af0"/>
              <w:numPr>
                <w:ilvl w:val="1"/>
                <w:numId w:val="20"/>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1D469C">
              <w:rPr>
                <w:rFonts w:ascii="Calibri" w:hAnsi="Calibri" w:hint="eastAsia"/>
                <w:color w:val="000000"/>
                <w:szCs w:val="21"/>
              </w:rPr>
              <w:t>姓名不</w:t>
            </w:r>
            <w:r>
              <w:rPr>
                <w:rFonts w:ascii="Calibri" w:hAnsi="Calibri" w:hint="eastAsia"/>
                <w:color w:val="000000"/>
                <w:szCs w:val="21"/>
              </w:rPr>
              <w:t>能为空</w:t>
            </w:r>
          </w:p>
          <w:p w:rsidR="005E716F" w:rsidRPr="00EF2D83" w:rsidRDefault="00EF2D83" w:rsidP="00EF2D8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E716F" w:rsidRPr="00EF2D83">
              <w:rPr>
                <w:rFonts w:ascii="Calibri" w:hAnsi="Calibri" w:hint="eastAsia"/>
                <w:color w:val="000000"/>
                <w:szCs w:val="21"/>
              </w:rPr>
              <w:t>校验</w:t>
            </w:r>
            <w:r w:rsidRPr="00EF2D83">
              <w:rPr>
                <w:rFonts w:ascii="Calibri" w:hAnsi="Calibri" w:hint="eastAsia"/>
                <w:color w:val="000000"/>
                <w:szCs w:val="21"/>
              </w:rPr>
              <w:t>姓名</w:t>
            </w:r>
            <w:r w:rsidR="005E716F" w:rsidRPr="00EF2D83">
              <w:rPr>
                <w:rFonts w:ascii="Calibri" w:hAnsi="Calibri" w:hint="eastAsia"/>
                <w:color w:val="000000"/>
                <w:szCs w:val="21"/>
              </w:rPr>
              <w:t>格式</w:t>
            </w:r>
            <w:r w:rsidR="00567793">
              <w:rPr>
                <w:rFonts w:ascii="Calibri" w:hAnsi="Calibri" w:hint="eastAsia"/>
                <w:color w:val="000000"/>
                <w:szCs w:val="21"/>
              </w:rPr>
              <w:t xml:space="preserve"> </w:t>
            </w:r>
            <w:r w:rsidR="00567793">
              <w:rPr>
                <w:rFonts w:ascii="Calibri" w:hAnsi="Calibri" w:hint="eastAsia"/>
                <w:color w:val="000000"/>
                <w:szCs w:val="21"/>
              </w:rPr>
              <w:t>长度为</w:t>
            </w:r>
            <w:r w:rsidR="00567793">
              <w:rPr>
                <w:rFonts w:ascii="Calibri" w:hAnsi="Calibri" w:hint="eastAsia"/>
                <w:color w:val="000000"/>
                <w:szCs w:val="21"/>
              </w:rPr>
              <w:t>2</w:t>
            </w:r>
            <w:r w:rsidR="00567793">
              <w:rPr>
                <w:rFonts w:ascii="Calibri" w:hAnsi="Calibri"/>
                <w:color w:val="000000"/>
                <w:szCs w:val="21"/>
              </w:rPr>
              <w:t>-</w:t>
            </w:r>
            <w:r w:rsidR="00567793">
              <w:rPr>
                <w:rFonts w:ascii="Calibri" w:hAnsi="Calibri" w:hint="eastAsia"/>
                <w:color w:val="000000"/>
                <w:szCs w:val="21"/>
              </w:rPr>
              <w:t>8</w:t>
            </w:r>
            <w:r w:rsidR="00567793">
              <w:rPr>
                <w:rFonts w:ascii="Calibri" w:hAnsi="Calibri" w:hint="eastAsia"/>
                <w:color w:val="000000"/>
                <w:szCs w:val="21"/>
              </w:rPr>
              <w:t>以内汉字</w:t>
            </w:r>
            <w:r w:rsidR="005E716F" w:rsidRPr="00EF2D83">
              <w:rPr>
                <w:rFonts w:ascii="Calibri" w:hAnsi="Calibri" w:hint="eastAsia"/>
                <w:color w:val="000000"/>
                <w:szCs w:val="21"/>
              </w:rPr>
              <w:t xml:space="preserve"> </w:t>
            </w:r>
            <w:r w:rsidR="005E716F" w:rsidRPr="00EF2D83">
              <w:rPr>
                <w:rFonts w:ascii="Calibri" w:hAnsi="Calibri" w:hint="eastAsia"/>
                <w:color w:val="000000"/>
                <w:szCs w:val="21"/>
              </w:rPr>
              <w:t>提示：</w:t>
            </w:r>
            <w:r w:rsidRPr="00EF2D83">
              <w:rPr>
                <w:rFonts w:ascii="Calibri" w:hAnsi="Calibri" w:hint="eastAsia"/>
                <w:color w:val="000000"/>
                <w:szCs w:val="21"/>
              </w:rPr>
              <w:t>请输入正确的姓名</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2706D" w:rsidP="002541E1">
            <w:pPr>
              <w:rPr>
                <w:rFonts w:ascii="Calibri" w:hAnsi="Calibri"/>
                <w:color w:val="000000"/>
                <w:szCs w:val="21"/>
              </w:rPr>
            </w:pPr>
            <w:r>
              <w:rPr>
                <w:rFonts w:ascii="Calibri" w:hAnsi="Calibri" w:hint="eastAsia"/>
                <w:color w:val="000000"/>
                <w:szCs w:val="21"/>
              </w:rPr>
              <w:t>证件类型</w:t>
            </w:r>
          </w:p>
        </w:tc>
        <w:tc>
          <w:tcPr>
            <w:tcW w:w="1418" w:type="dxa"/>
            <w:vAlign w:val="center"/>
          </w:tcPr>
          <w:p w:rsidR="005E716F" w:rsidRDefault="0002706D" w:rsidP="002541E1">
            <w:pPr>
              <w:rPr>
                <w:rFonts w:ascii="Calibri" w:hAnsi="Calibri"/>
                <w:color w:val="000000"/>
                <w:szCs w:val="21"/>
              </w:rPr>
            </w:pPr>
            <w:r>
              <w:rPr>
                <w:rFonts w:ascii="Calibri" w:hAnsi="Calibri" w:hint="eastAsia"/>
                <w:color w:val="000000"/>
                <w:szCs w:val="21"/>
              </w:rPr>
              <w:t>下拉框</w:t>
            </w:r>
          </w:p>
        </w:tc>
        <w:tc>
          <w:tcPr>
            <w:tcW w:w="4534" w:type="dxa"/>
            <w:vAlign w:val="center"/>
          </w:tcPr>
          <w:p w:rsidR="005E716F" w:rsidRDefault="0002706D"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B0361B">
              <w:rPr>
                <w:rFonts w:ascii="Calibri" w:hAnsi="Calibri" w:hint="eastAsia"/>
                <w:color w:val="000000"/>
                <w:szCs w:val="21"/>
              </w:rPr>
              <w:t>必选项</w:t>
            </w:r>
            <w:r w:rsidR="00B0361B">
              <w:rPr>
                <w:rFonts w:ascii="Calibri" w:hAnsi="Calibri" w:hint="eastAsia"/>
                <w:color w:val="000000"/>
                <w:szCs w:val="21"/>
              </w:rPr>
              <w:t xml:space="preserve"> </w:t>
            </w:r>
            <w:r w:rsidR="00DA0285">
              <w:rPr>
                <w:rFonts w:ascii="Calibri" w:hAnsi="Calibri" w:hint="eastAsia"/>
                <w:color w:val="000000"/>
                <w:szCs w:val="21"/>
              </w:rPr>
              <w:t>选项：身份证</w:t>
            </w:r>
            <w:r w:rsidR="00DA0285">
              <w:rPr>
                <w:rFonts w:ascii="Calibri" w:hAnsi="Calibri" w:hint="eastAsia"/>
                <w:color w:val="000000"/>
                <w:szCs w:val="21"/>
              </w:rPr>
              <w:t xml:space="preserve"> </w:t>
            </w:r>
            <w:r w:rsidR="00DA0285">
              <w:rPr>
                <w:rFonts w:ascii="Calibri" w:hAnsi="Calibri" w:hint="eastAsia"/>
                <w:color w:val="000000"/>
                <w:szCs w:val="21"/>
              </w:rPr>
              <w:t>护照</w:t>
            </w:r>
            <w:r w:rsidR="00DA0285">
              <w:rPr>
                <w:rFonts w:ascii="Calibri" w:hAnsi="Calibri" w:hint="eastAsia"/>
                <w:color w:val="000000"/>
                <w:szCs w:val="21"/>
              </w:rPr>
              <w:t xml:space="preserve"> </w:t>
            </w:r>
            <w:r w:rsidR="00DA0285">
              <w:rPr>
                <w:rFonts w:ascii="Calibri" w:hAnsi="Calibri" w:hint="eastAsia"/>
                <w:color w:val="000000"/>
                <w:szCs w:val="21"/>
              </w:rPr>
              <w:t>等</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B0361B" w:rsidP="002541E1">
            <w:pPr>
              <w:rPr>
                <w:rFonts w:ascii="Calibri" w:hAnsi="Calibri"/>
                <w:color w:val="000000"/>
                <w:szCs w:val="21"/>
              </w:rPr>
            </w:pPr>
            <w:r>
              <w:rPr>
                <w:rFonts w:ascii="Calibri" w:hAnsi="Calibri" w:hint="eastAsia"/>
                <w:color w:val="000000"/>
                <w:szCs w:val="21"/>
              </w:rPr>
              <w:t>证件号码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B0361B">
              <w:rPr>
                <w:rFonts w:ascii="Calibri" w:hAnsi="Calibri" w:hint="eastAsia"/>
                <w:color w:val="000000"/>
                <w:szCs w:val="21"/>
              </w:rPr>
              <w:t>必填项</w:t>
            </w:r>
          </w:p>
          <w:p w:rsidR="005E716F" w:rsidRDefault="005E716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w:t>
            </w:r>
            <w:r w:rsidR="00E52F40">
              <w:rPr>
                <w:rFonts w:ascii="Calibri" w:hAnsi="Calibri" w:hint="eastAsia"/>
                <w:color w:val="000000"/>
                <w:szCs w:val="21"/>
              </w:rPr>
              <w:t>证件号码格式</w:t>
            </w:r>
            <w:r>
              <w:rPr>
                <w:rFonts w:ascii="Calibri" w:hAnsi="Calibri" w:hint="eastAsia"/>
                <w:color w:val="000000"/>
                <w:szCs w:val="21"/>
              </w:rPr>
              <w:t>是否正确</w:t>
            </w:r>
            <w:r>
              <w:rPr>
                <w:rFonts w:ascii="Calibri" w:hAnsi="Calibri" w:hint="eastAsia"/>
                <w:color w:val="000000"/>
                <w:szCs w:val="21"/>
              </w:rPr>
              <w:t xml:space="preserve"> </w:t>
            </w:r>
            <w:r>
              <w:rPr>
                <w:rFonts w:ascii="Calibri" w:hAnsi="Calibri" w:hint="eastAsia"/>
                <w:color w:val="000000"/>
                <w:szCs w:val="21"/>
              </w:rPr>
              <w:t>提示：</w:t>
            </w:r>
            <w:r w:rsidR="00E52F40">
              <w:rPr>
                <w:rFonts w:ascii="Calibri" w:hAnsi="Calibri" w:hint="eastAsia"/>
                <w:color w:val="000000"/>
                <w:szCs w:val="21"/>
              </w:rPr>
              <w:t>证件号码</w:t>
            </w:r>
            <w:r>
              <w:rPr>
                <w:rFonts w:ascii="Calibri" w:hAnsi="Calibri" w:hint="eastAsia"/>
                <w:color w:val="000000"/>
                <w:szCs w:val="21"/>
              </w:rPr>
              <w:t>不正确</w:t>
            </w:r>
          </w:p>
          <w:p w:rsidR="00AE2F5B" w:rsidRDefault="00AE2F5B"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校验号码是否存在</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提示您提交的证件已存在</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银行名称</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银行卡号</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860C40"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3B253B">
              <w:rPr>
                <w:rFonts w:ascii="Calibri" w:hAnsi="Calibri" w:hint="eastAsia"/>
                <w:color w:val="000000"/>
                <w:szCs w:val="21"/>
              </w:rPr>
              <w:t>校验格式是否正确</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962A6" w:rsidP="002541E1">
            <w:pPr>
              <w:rPr>
                <w:rFonts w:ascii="Calibri" w:hAnsi="Calibri"/>
                <w:color w:val="000000"/>
                <w:szCs w:val="21"/>
              </w:rPr>
            </w:pPr>
            <w:r>
              <w:rPr>
                <w:rFonts w:ascii="Calibri" w:hAnsi="Calibri" w:hint="eastAsia"/>
                <w:color w:val="000000"/>
                <w:szCs w:val="21"/>
              </w:rPr>
              <w:t>身份证</w:t>
            </w:r>
          </w:p>
        </w:tc>
        <w:tc>
          <w:tcPr>
            <w:tcW w:w="1418" w:type="dxa"/>
            <w:vAlign w:val="center"/>
          </w:tcPr>
          <w:p w:rsidR="005E716F" w:rsidRDefault="000962A6" w:rsidP="002541E1">
            <w:pPr>
              <w:rPr>
                <w:rFonts w:ascii="Calibri" w:hAnsi="Calibri"/>
                <w:color w:val="000000"/>
                <w:szCs w:val="21"/>
              </w:rPr>
            </w:pPr>
            <w:r>
              <w:rPr>
                <w:rFonts w:ascii="Calibri" w:hAnsi="Calibri" w:hint="eastAsia"/>
                <w:color w:val="000000"/>
                <w:szCs w:val="21"/>
              </w:rPr>
              <w:t>文本域</w:t>
            </w:r>
          </w:p>
        </w:tc>
        <w:tc>
          <w:tcPr>
            <w:tcW w:w="4534" w:type="dxa"/>
            <w:vAlign w:val="center"/>
          </w:tcPr>
          <w:p w:rsidR="005E716F" w:rsidRDefault="000962A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、上传或修改身份证照片</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F17815" w:rsidP="002541E1">
            <w:pPr>
              <w:rPr>
                <w:rFonts w:ascii="Calibri" w:hAnsi="Calibri"/>
                <w:color w:val="000000"/>
                <w:szCs w:val="21"/>
              </w:rPr>
            </w:pPr>
            <w:r>
              <w:rPr>
                <w:rFonts w:ascii="Calibri" w:hAnsi="Calibri" w:hint="eastAsia"/>
                <w:color w:val="000000"/>
                <w:szCs w:val="21"/>
              </w:rPr>
              <w:t>获取验证码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E716F" w:rsidRDefault="00F1781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、点击获取验证码</w:t>
            </w:r>
          </w:p>
        </w:tc>
        <w:tc>
          <w:tcPr>
            <w:tcW w:w="1986" w:type="dxa"/>
            <w:vAlign w:val="center"/>
          </w:tcPr>
          <w:p w:rsidR="005E716F" w:rsidRDefault="005E716F" w:rsidP="002541E1">
            <w:pPr>
              <w:ind w:firstLine="525"/>
              <w:rPr>
                <w:rFonts w:ascii="Calibri" w:hAnsi="Calibri"/>
                <w:color w:val="000000"/>
                <w:szCs w:val="21"/>
              </w:rPr>
            </w:pPr>
          </w:p>
        </w:tc>
      </w:tr>
      <w:tr w:rsidR="00E53E73" w:rsidTr="002541E1">
        <w:tc>
          <w:tcPr>
            <w:tcW w:w="1527" w:type="dxa"/>
            <w:vAlign w:val="center"/>
          </w:tcPr>
          <w:p w:rsidR="00E53E73" w:rsidRDefault="00E53E73" w:rsidP="00E53E73">
            <w:pPr>
              <w:rPr>
                <w:rFonts w:ascii="Calibri" w:hAnsi="Calibri"/>
                <w:color w:val="000000"/>
                <w:szCs w:val="21"/>
              </w:rPr>
            </w:pPr>
            <w:r w:rsidRPr="00831A96">
              <w:rPr>
                <w:rFonts w:ascii="Arial" w:hAnsi="Arial" w:cs="Arial" w:hint="eastAsia"/>
              </w:rPr>
              <w:t>手机</w:t>
            </w:r>
            <w:r>
              <w:rPr>
                <w:rFonts w:ascii="Calibri" w:hAnsi="Calibri" w:hint="eastAsia"/>
                <w:color w:val="000000"/>
                <w:szCs w:val="21"/>
              </w:rPr>
              <w:t>证码</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文本框</w:t>
            </w:r>
          </w:p>
        </w:tc>
        <w:tc>
          <w:tcPr>
            <w:tcW w:w="4534" w:type="dxa"/>
            <w:vAlign w:val="center"/>
          </w:tcPr>
          <w:p w:rsidR="00E53E73" w:rsidRDefault="00E53E73"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E53E73" w:rsidRDefault="00E53E73" w:rsidP="00E53E73">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E53E73" w:rsidRDefault="00E53E73" w:rsidP="00E53E73">
            <w:pPr>
              <w:ind w:firstLine="525"/>
              <w:rPr>
                <w:rFonts w:ascii="Calibri" w:hAnsi="Calibri"/>
                <w:color w:val="000000"/>
                <w:szCs w:val="21"/>
              </w:rPr>
            </w:pPr>
          </w:p>
        </w:tc>
      </w:tr>
      <w:tr w:rsidR="00E53E73" w:rsidTr="002541E1">
        <w:tc>
          <w:tcPr>
            <w:tcW w:w="1527" w:type="dxa"/>
            <w:vAlign w:val="center"/>
          </w:tcPr>
          <w:p w:rsidR="00E53E73" w:rsidRPr="00831A96" w:rsidRDefault="00E53E73" w:rsidP="00E53E73">
            <w:pPr>
              <w:rPr>
                <w:rFonts w:ascii="Arial" w:hAnsi="Arial" w:cs="Arial"/>
              </w:rPr>
            </w:pPr>
            <w:r>
              <w:rPr>
                <w:rFonts w:ascii="Arial" w:hAnsi="Arial" w:cs="Arial" w:hint="eastAsia"/>
              </w:rPr>
              <w:t>提交按钮</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按钮</w:t>
            </w:r>
          </w:p>
        </w:tc>
        <w:tc>
          <w:tcPr>
            <w:tcW w:w="4534" w:type="dxa"/>
            <w:vAlign w:val="center"/>
          </w:tcPr>
          <w:p w:rsidR="00E53E73" w:rsidRDefault="00274681"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C30B5">
              <w:rPr>
                <w:rFonts w:ascii="Calibri" w:hAnsi="Calibri" w:hint="eastAsia"/>
                <w:color w:val="000000"/>
                <w:szCs w:val="21"/>
              </w:rPr>
              <w:t>提交操作跳转等审核页面</w:t>
            </w:r>
          </w:p>
        </w:tc>
        <w:tc>
          <w:tcPr>
            <w:tcW w:w="1986" w:type="dxa"/>
            <w:vAlign w:val="center"/>
          </w:tcPr>
          <w:p w:rsidR="00E53E73" w:rsidRDefault="00E53E73" w:rsidP="00E53E73">
            <w:pPr>
              <w:ind w:firstLine="525"/>
              <w:rPr>
                <w:rFonts w:ascii="Calibri" w:hAnsi="Calibri"/>
                <w:color w:val="000000"/>
                <w:szCs w:val="21"/>
              </w:rPr>
            </w:pPr>
          </w:p>
        </w:tc>
      </w:tr>
    </w:tbl>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5E716F" w:rsidRDefault="005E716F" w:rsidP="005E716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w:t>
      </w:r>
      <w:r w:rsidR="00230B48">
        <w:rPr>
          <w:rFonts w:ascii="Arial" w:hAnsi="Arial" w:cs="Arial" w:hint="eastAsia"/>
          <w:i w:val="0"/>
          <w:color w:val="auto"/>
        </w:rPr>
        <w:t>审核中</w:t>
      </w:r>
    </w:p>
    <w:p w:rsidR="00E902E9" w:rsidRDefault="00E902E9"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Pr="00E902E9" w:rsidRDefault="00C15E23" w:rsidP="00E902E9"/>
    <w:p w:rsidR="00165359" w:rsidRDefault="00D62037">
      <w:pPr>
        <w:pStyle w:val="2"/>
        <w:numPr>
          <w:ilvl w:val="1"/>
          <w:numId w:val="1"/>
        </w:numPr>
      </w:pPr>
      <w:bookmarkStart w:id="56" w:name="_Toc522175895"/>
      <w:bookmarkEnd w:id="55"/>
      <w:r>
        <w:rPr>
          <w:rFonts w:hint="eastAsia"/>
        </w:rPr>
        <w:t xml:space="preserve"> </w:t>
      </w:r>
      <w:r w:rsidR="00CB0AB2">
        <w:rPr>
          <w:rFonts w:hint="eastAsia"/>
        </w:rPr>
        <w:t>商家管理</w:t>
      </w:r>
      <w:bookmarkEnd w:id="56"/>
    </w:p>
    <w:p w:rsidR="00165359" w:rsidRDefault="00D30D7C">
      <w:pPr>
        <w:pStyle w:val="3"/>
        <w:numPr>
          <w:ilvl w:val="2"/>
          <w:numId w:val="1"/>
        </w:numPr>
      </w:pPr>
      <w:bookmarkStart w:id="57" w:name="_Toc426032901"/>
      <w:bookmarkStart w:id="58" w:name="_Toc522175896"/>
      <w:r>
        <w:rPr>
          <w:rFonts w:hint="eastAsia"/>
        </w:rPr>
        <w:t>功能</w:t>
      </w:r>
      <w:r>
        <w:t>概述</w:t>
      </w:r>
      <w:bookmarkEnd w:id="57"/>
      <w:bookmarkEnd w:id="58"/>
    </w:p>
    <w:p w:rsidR="00165359" w:rsidRDefault="004B2C53" w:rsidP="004B2C53">
      <w:pPr>
        <w:pStyle w:val="infoblue"/>
        <w:spacing w:before="0" w:beforeAutospacing="0" w:afterLines="50" w:after="156" w:afterAutospacing="0"/>
        <w:ind w:left="840" w:firstLineChars="0" w:firstLine="0"/>
        <w:rPr>
          <w:rFonts w:ascii="Arial" w:hAnsi="Arial" w:cs="Arial"/>
          <w:i w:val="0"/>
          <w:color w:val="auto"/>
        </w:rPr>
      </w:pPr>
      <w:r w:rsidRPr="004B2C53">
        <w:rPr>
          <w:rFonts w:ascii="Arial" w:hAnsi="Arial" w:cs="Arial"/>
          <w:i w:val="0"/>
          <w:noProof/>
          <w:color w:val="auto"/>
        </w:rPr>
        <w:drawing>
          <wp:inline distT="0" distB="0" distL="0" distR="0">
            <wp:extent cx="5943600" cy="3434636"/>
            <wp:effectExtent l="0" t="0" r="0" b="0"/>
            <wp:docPr id="15" name="图片 15"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636"/>
                    </a:xfrm>
                    <a:prstGeom prst="rect">
                      <a:avLst/>
                    </a:prstGeom>
                    <a:noFill/>
                    <a:ln>
                      <a:noFill/>
                    </a:ln>
                  </pic:spPr>
                </pic:pic>
              </a:graphicData>
            </a:graphic>
          </wp:inline>
        </w:drawing>
      </w:r>
    </w:p>
    <w:p w:rsidR="00165359" w:rsidRDefault="007B738D">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入驻资料填写</w:t>
      </w:r>
    </w:p>
    <w:p w:rsidR="00165359" w:rsidRDefault="007B738D">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入驻审批</w:t>
      </w:r>
    </w:p>
    <w:p w:rsidR="00165359" w:rsidRDefault="008B6ECB">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完善</w:t>
      </w:r>
      <w:r w:rsidR="007130E3">
        <w:rPr>
          <w:rFonts w:ascii="Arial" w:hAnsi="Arial" w:cs="Arial" w:hint="eastAsia"/>
          <w:i w:val="0"/>
          <w:color w:val="auto"/>
        </w:rPr>
        <w:t>店铺</w:t>
      </w:r>
      <w:r>
        <w:rPr>
          <w:rFonts w:ascii="Arial" w:hAnsi="Arial" w:cs="Arial" w:hint="eastAsia"/>
          <w:i w:val="0"/>
          <w:color w:val="auto"/>
        </w:rPr>
        <w:t>信息</w:t>
      </w:r>
    </w:p>
    <w:p w:rsidR="008B6ECB" w:rsidRDefault="007130E3">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店铺</w:t>
      </w:r>
      <w:r w:rsidR="008B6ECB">
        <w:rPr>
          <w:rFonts w:ascii="Arial" w:hAnsi="Arial" w:cs="Arial" w:hint="eastAsia"/>
          <w:i w:val="0"/>
          <w:color w:val="auto"/>
        </w:rPr>
        <w:t>上线操作</w:t>
      </w:r>
    </w:p>
    <w:p w:rsidR="00165359" w:rsidRDefault="00D30D7C">
      <w:pPr>
        <w:pStyle w:val="3"/>
        <w:numPr>
          <w:ilvl w:val="2"/>
          <w:numId w:val="1"/>
        </w:numPr>
      </w:pPr>
      <w:bookmarkStart w:id="59" w:name="_Toc426032902"/>
      <w:bookmarkStart w:id="60" w:name="_Toc522175897"/>
      <w:r>
        <w:rPr>
          <w:rFonts w:hint="eastAsia"/>
        </w:rPr>
        <w:lastRenderedPageBreak/>
        <w:t>业务规则</w:t>
      </w:r>
      <w:bookmarkEnd w:id="59"/>
      <w:bookmarkEnd w:id="60"/>
    </w:p>
    <w:p w:rsidR="00165359" w:rsidRDefault="00DC7138" w:rsidP="00BF72F1">
      <w:pPr>
        <w:pStyle w:val="infoblue"/>
        <w:numPr>
          <w:ilvl w:val="0"/>
          <w:numId w:val="1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所有用户都可访问系统后台入驻商家界面</w:t>
      </w:r>
    </w:p>
    <w:p w:rsidR="00165359" w:rsidRDefault="003F3EE6" w:rsidP="00BF72F1">
      <w:pPr>
        <w:pStyle w:val="infoblue"/>
        <w:numPr>
          <w:ilvl w:val="0"/>
          <w:numId w:val="1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入驻产生需要注册商家账号</w:t>
      </w:r>
      <w:r w:rsidR="00013218">
        <w:rPr>
          <w:rFonts w:ascii="Arial" w:hAnsi="Arial" w:cs="Arial" w:hint="eastAsia"/>
          <w:i w:val="0"/>
          <w:color w:val="auto"/>
        </w:rPr>
        <w:t>后并已登录</w:t>
      </w: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D30D7C">
      <w:pPr>
        <w:pStyle w:val="3"/>
        <w:numPr>
          <w:ilvl w:val="2"/>
          <w:numId w:val="1"/>
        </w:numPr>
      </w:pPr>
      <w:bookmarkStart w:id="61" w:name="_Toc426032903"/>
      <w:bookmarkStart w:id="62" w:name="_Toc522175898"/>
      <w:r>
        <w:rPr>
          <w:rFonts w:hint="eastAsia"/>
        </w:rPr>
        <w:t>需求说明</w:t>
      </w:r>
      <w:bookmarkEnd w:id="61"/>
      <w:bookmarkEnd w:id="62"/>
    </w:p>
    <w:p w:rsidR="006057FC" w:rsidRDefault="006057FC" w:rsidP="006057FC">
      <w:pPr>
        <w:pStyle w:val="4"/>
        <w:numPr>
          <w:ilvl w:val="3"/>
          <w:numId w:val="1"/>
        </w:numPr>
      </w:pPr>
      <w:r>
        <w:rPr>
          <w:rFonts w:hint="eastAsia"/>
        </w:rPr>
        <w:t>商家注册管理</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142400" w:rsidRDefault="00142400" w:rsidP="00142400">
      <w:pPr>
        <w:rPr>
          <w:i/>
        </w:rPr>
      </w:pPr>
      <w:r>
        <w:rPr>
          <w:rFonts w:hint="eastAsia"/>
        </w:rPr>
        <w:t>商家注册功能</w:t>
      </w:r>
      <w:r w:rsidR="001644F0">
        <w:rPr>
          <w:rFonts w:hint="eastAsia"/>
        </w:rPr>
        <w:t xml:space="preserve"> </w:t>
      </w:r>
      <w:r w:rsidR="001644F0">
        <w:t xml:space="preserve">     </w:t>
      </w:r>
      <w:r>
        <w:rPr>
          <w:rFonts w:hint="eastAsia"/>
        </w:rPr>
        <w:t xml:space="preserve"> </w:t>
      </w:r>
      <w:r>
        <w:t>1</w:t>
      </w:r>
      <w:r>
        <w:rPr>
          <w:rFonts w:hint="eastAsia"/>
        </w:rPr>
        <w:t>、手机号注册</w:t>
      </w:r>
      <w:r>
        <w:rPr>
          <w:rFonts w:hint="eastAsia"/>
        </w:rPr>
        <w:t xml:space="preserve"> </w:t>
      </w:r>
      <w:r>
        <w:t xml:space="preserve">     </w:t>
      </w:r>
      <w:r>
        <w:rPr>
          <w:rFonts w:hint="eastAsia"/>
        </w:rPr>
        <w:t xml:space="preserve"> </w:t>
      </w:r>
      <w:r>
        <w:t xml:space="preserve">    3</w:t>
      </w:r>
      <w:r>
        <w:rPr>
          <w:rFonts w:hint="eastAsia"/>
        </w:rPr>
        <w:t>、获取验证码</w:t>
      </w:r>
      <w:r>
        <w:rPr>
          <w:rFonts w:hint="eastAsia"/>
        </w:rPr>
        <w:t xml:space="preserve"> </w:t>
      </w:r>
      <w:r>
        <w:t xml:space="preserve">  </w:t>
      </w:r>
    </w:p>
    <w:p w:rsidR="00142400" w:rsidRDefault="00142400" w:rsidP="001644F0">
      <w:pPr>
        <w:ind w:firstLineChars="900" w:firstLine="1890"/>
        <w:rPr>
          <w:i/>
        </w:rPr>
      </w:pPr>
      <w:r>
        <w:t>4</w:t>
      </w:r>
      <w:r>
        <w:rPr>
          <w:rFonts w:hint="eastAsia"/>
        </w:rPr>
        <w:t>、注册协议链接入口</w:t>
      </w:r>
      <w:r>
        <w:rPr>
          <w:rFonts w:hint="eastAsia"/>
        </w:rPr>
        <w:t xml:space="preserve"> </w:t>
      </w:r>
      <w:r>
        <w:t xml:space="preserve"> 5</w:t>
      </w:r>
      <w:r>
        <w:rPr>
          <w:rFonts w:hint="eastAsia"/>
        </w:rPr>
        <w:t>、主商城链接入口</w:t>
      </w:r>
      <w:r>
        <w:rPr>
          <w:rFonts w:hint="eastAsia"/>
        </w:rPr>
        <w:t xml:space="preserve"> </w:t>
      </w:r>
      <w:r>
        <w:t xml:space="preserve">  6</w:t>
      </w:r>
      <w:r>
        <w:rPr>
          <w:rFonts w:hint="eastAsia"/>
        </w:rPr>
        <w:t>、登录链接入口</w:t>
      </w:r>
    </w:p>
    <w:p w:rsidR="00142400" w:rsidRPr="00142400" w:rsidRDefault="00142400" w:rsidP="00142400"/>
    <w:p w:rsidR="00A223EE" w:rsidRPr="003A1D86" w:rsidRDefault="003A1D86" w:rsidP="003A1D86">
      <w:pPr>
        <w:widowControl/>
        <w:jc w:val="left"/>
        <w:rPr>
          <w:rFonts w:ascii="宋体" w:hAnsi="宋体" w:cs="宋体"/>
          <w:kern w:val="0"/>
          <w:sz w:val="24"/>
        </w:rPr>
      </w:pPr>
      <w:r w:rsidRPr="003A1D86">
        <w:rPr>
          <w:rFonts w:ascii="宋体" w:hAnsi="宋体" w:cs="宋体"/>
          <w:noProof/>
          <w:kern w:val="0"/>
          <w:sz w:val="24"/>
        </w:rPr>
        <w:drawing>
          <wp:inline distT="0" distB="0" distL="0" distR="0">
            <wp:extent cx="5901300" cy="3061504"/>
            <wp:effectExtent l="0" t="0" r="0" b="0"/>
            <wp:docPr id="73" name="图片 73" descr="C:\Users\Administrator\Documents\Tencent Files\3003379810\Image\C2C\Y%9WD2YS7]6E$094Z}0GC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Y%9WD2YS7]6E$094Z}0GCP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020" cy="3088855"/>
                    </a:xfrm>
                    <a:prstGeom prst="rect">
                      <a:avLst/>
                    </a:prstGeom>
                    <a:noFill/>
                    <a:ln>
                      <a:noFill/>
                    </a:ln>
                  </pic:spPr>
                </pic:pic>
              </a:graphicData>
            </a:graphic>
          </wp:inline>
        </w:drawing>
      </w:r>
    </w:p>
    <w:p w:rsidR="00A223EE" w:rsidRPr="00142400" w:rsidRDefault="00A223EE" w:rsidP="00142400">
      <w:pPr>
        <w:widowControl/>
        <w:jc w:val="left"/>
        <w:rPr>
          <w:rFonts w:ascii="宋体" w:hAnsi="宋体" w:cs="宋体"/>
          <w:kern w:val="0"/>
          <w:sz w:val="24"/>
        </w:rPr>
      </w:pPr>
      <w:r w:rsidRPr="00A223EE">
        <w:rPr>
          <w:rFonts w:ascii="宋体" w:hAnsi="宋体" w:cs="宋体"/>
          <w:noProof/>
          <w:kern w:val="0"/>
          <w:sz w:val="24"/>
        </w:rPr>
        <w:lastRenderedPageBreak/>
        <w:drawing>
          <wp:inline distT="0" distB="0" distL="0" distR="0">
            <wp:extent cx="5943600" cy="3658523"/>
            <wp:effectExtent l="0" t="0" r="0" b="0"/>
            <wp:docPr id="21" name="图片 21" descr="C:\Users\Administrator\Documents\Tencent Files\3003379810\Image\C2C\}L4M%{Q0KPF8_IL@AANFO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L4M%{Q0KPF8_IL@AANFO8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4427" cy="3671343"/>
                    </a:xfrm>
                    <a:prstGeom prst="rect">
                      <a:avLst/>
                    </a:prstGeom>
                    <a:noFill/>
                    <a:ln>
                      <a:noFill/>
                    </a:ln>
                  </pic:spPr>
                </pic:pic>
              </a:graphicData>
            </a:graphic>
          </wp:inline>
        </w:drawing>
      </w:r>
      <w:r w:rsidRPr="00A223EE">
        <w:t xml:space="preserve"> </w:t>
      </w:r>
      <w:r w:rsidR="00FE1095" w:rsidRPr="00FE1095">
        <w:rPr>
          <w:noProof/>
        </w:rPr>
        <w:drawing>
          <wp:inline distT="0" distB="0" distL="0" distR="0">
            <wp:extent cx="5943600" cy="4578016"/>
            <wp:effectExtent l="0" t="0" r="0" b="0"/>
            <wp:docPr id="38" name="图片 38" descr="C:\Users\Administrator\Documents\Tencent Files\3003379810\Image\C2C\[)2H2KD0W`VG}V~YTG9H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2H2KD0W`VG}V~YTG9HH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78016"/>
                    </a:xfrm>
                    <a:prstGeom prst="rect">
                      <a:avLst/>
                    </a:prstGeom>
                    <a:noFill/>
                    <a:ln>
                      <a:noFill/>
                    </a:ln>
                  </pic:spPr>
                </pic:pic>
              </a:graphicData>
            </a:graphic>
          </wp:inline>
        </w:drawing>
      </w:r>
      <w:r w:rsidRPr="00A223EE">
        <w:t xml:space="preserve"> </w:t>
      </w:r>
      <w:r w:rsidRPr="00A223EE">
        <w:rPr>
          <w:rFonts w:ascii="宋体" w:hAnsi="宋体" w:cs="宋体"/>
          <w:noProof/>
          <w:kern w:val="0"/>
          <w:sz w:val="24"/>
        </w:rPr>
        <w:lastRenderedPageBreak/>
        <w:drawing>
          <wp:inline distT="0" distB="0" distL="0" distR="0">
            <wp:extent cx="6019800" cy="2441937"/>
            <wp:effectExtent l="0" t="0" r="0" b="0"/>
            <wp:docPr id="24" name="图片 24" descr="C:\Users\Administrator\Documents\Tencent Files\3003379810\Image\C2C\$)RGC$IL_[N8B)YDF8_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RGC$IL_[N8B)YDF8_7C(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7476" cy="2453164"/>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业务规则</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065CA">
        <w:rPr>
          <w:rFonts w:ascii="Arial" w:hAnsi="Arial" w:cs="Arial" w:hint="eastAsia"/>
          <w:i w:val="0"/>
          <w:color w:val="auto"/>
        </w:rPr>
        <w:t>所有访客都可访问注册界面</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注册先验证手机号码后设置登录用户名和密码</w:t>
      </w:r>
      <w:r w:rsidR="008D1524">
        <w:rPr>
          <w:rFonts w:ascii="Arial" w:hAnsi="Arial" w:cs="Arial" w:hint="eastAsia"/>
          <w:i w:val="0"/>
          <w:color w:val="auto"/>
        </w:rPr>
        <w:t xml:space="preserve"> </w:t>
      </w:r>
      <w:r w:rsidR="008D1524">
        <w:rPr>
          <w:rFonts w:ascii="Arial" w:hAnsi="Arial" w:cs="Arial" w:hint="eastAsia"/>
          <w:i w:val="0"/>
          <w:color w:val="auto"/>
        </w:rPr>
        <w:t>如果只验证手机号未设置密码系统后台不给予登记账号</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用户上传公司基本信息</w:t>
      </w:r>
      <w:r w:rsidR="00B55627">
        <w:rPr>
          <w:rFonts w:ascii="Arial" w:hAnsi="Arial" w:cs="Arial" w:hint="eastAsia"/>
          <w:i w:val="0"/>
          <w:color w:val="auto"/>
        </w:rPr>
        <w:t xml:space="preserve"> </w:t>
      </w:r>
      <w:r w:rsidR="00B55627">
        <w:rPr>
          <w:rFonts w:ascii="Arial" w:hAnsi="Arial" w:cs="Arial" w:hint="eastAsia"/>
          <w:i w:val="0"/>
          <w:color w:val="auto"/>
        </w:rPr>
        <w:t>如果此步未完成</w:t>
      </w:r>
      <w:r w:rsidR="008D1524">
        <w:rPr>
          <w:rFonts w:ascii="Arial" w:hAnsi="Arial" w:cs="Arial" w:hint="eastAsia"/>
          <w:i w:val="0"/>
          <w:color w:val="auto"/>
        </w:rPr>
        <w:t xml:space="preserve"> </w:t>
      </w:r>
      <w:r w:rsidR="008D1524">
        <w:rPr>
          <w:rFonts w:ascii="Arial" w:hAnsi="Arial" w:cs="Arial" w:hint="eastAsia"/>
          <w:i w:val="0"/>
          <w:color w:val="auto"/>
        </w:rPr>
        <w:t>也可以在</w:t>
      </w:r>
      <w:r w:rsidR="00B55627">
        <w:rPr>
          <w:rFonts w:ascii="Arial" w:hAnsi="Arial" w:cs="Arial" w:hint="eastAsia"/>
          <w:i w:val="0"/>
          <w:color w:val="auto"/>
        </w:rPr>
        <w:t>用户下次登录系统后到</w:t>
      </w:r>
      <w:r w:rsidR="008D1524">
        <w:rPr>
          <w:rFonts w:ascii="Arial" w:hAnsi="Arial" w:cs="Arial" w:hint="eastAsia"/>
          <w:i w:val="0"/>
          <w:color w:val="auto"/>
        </w:rPr>
        <w:t>系统后台进行修改</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057FC" w:rsidTr="002541E1">
        <w:tc>
          <w:tcPr>
            <w:tcW w:w="1527"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备注</w:t>
            </w:r>
          </w:p>
        </w:tc>
      </w:tr>
      <w:tr w:rsidR="00473B98" w:rsidTr="002541E1">
        <w:tc>
          <w:tcPr>
            <w:tcW w:w="1527" w:type="dxa"/>
            <w:vAlign w:val="center"/>
          </w:tcPr>
          <w:p w:rsidR="00473B98" w:rsidRDefault="00473B98" w:rsidP="002541E1">
            <w:pPr>
              <w:rPr>
                <w:rFonts w:ascii="Calibri" w:hAnsi="Calibri"/>
                <w:color w:val="000000"/>
                <w:szCs w:val="21"/>
              </w:rPr>
            </w:pPr>
            <w:r>
              <w:rPr>
                <w:rFonts w:ascii="Calibri" w:hAnsi="Calibri" w:hint="eastAsia"/>
                <w:color w:val="000000"/>
                <w:szCs w:val="21"/>
              </w:rPr>
              <w:t>手机号码</w:t>
            </w:r>
          </w:p>
        </w:tc>
        <w:tc>
          <w:tcPr>
            <w:tcW w:w="1418" w:type="dxa"/>
            <w:vAlign w:val="center"/>
          </w:tcPr>
          <w:p w:rsidR="00473B98" w:rsidRDefault="00473B9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73B98" w:rsidRDefault="00473B9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提示：请输入手机号码</w:t>
            </w:r>
          </w:p>
          <w:p w:rsidR="00473B98" w:rsidRPr="00E83B68" w:rsidRDefault="00473B98" w:rsidP="002541E1">
            <w:pPr>
              <w:rPr>
                <w:rFonts w:ascii="Calibri" w:hAnsi="Calibri"/>
                <w:color w:val="000000"/>
                <w:szCs w:val="21"/>
              </w:rPr>
            </w:pPr>
            <w:r>
              <w:rPr>
                <w:rFonts w:ascii="Calibri" w:hAnsi="Calibri"/>
                <w:color w:val="000000"/>
                <w:szCs w:val="21"/>
              </w:rPr>
              <w:t>2</w:t>
            </w:r>
            <w:r w:rsidRPr="00E83B68">
              <w:rPr>
                <w:rFonts w:ascii="Calibri" w:hAnsi="Calibri" w:hint="eastAsia"/>
                <w:color w:val="000000"/>
                <w:szCs w:val="21"/>
              </w:rPr>
              <w:t>、</w:t>
            </w:r>
            <w:r>
              <w:rPr>
                <w:rFonts w:ascii="Calibri" w:hAnsi="Calibri" w:hint="eastAsia"/>
                <w:color w:val="000000"/>
                <w:szCs w:val="21"/>
              </w:rPr>
              <w:t>鼠标离开时：</w:t>
            </w:r>
            <w:r w:rsidRPr="00E83B68">
              <w:rPr>
                <w:rFonts w:ascii="Calibri" w:hAnsi="Calibri" w:hint="eastAsia"/>
                <w:color w:val="000000"/>
                <w:szCs w:val="21"/>
              </w:rPr>
              <w:t>需要校验号码格式</w:t>
            </w:r>
            <w:r w:rsidRPr="00E83B68">
              <w:rPr>
                <w:rFonts w:ascii="Calibri" w:hAnsi="Calibri" w:hint="eastAsia"/>
                <w:color w:val="000000"/>
                <w:szCs w:val="21"/>
              </w:rPr>
              <w:t xml:space="preserve"> </w:t>
            </w:r>
            <w:r w:rsidRPr="00E83B68">
              <w:rPr>
                <w:rFonts w:ascii="Calibri" w:hAnsi="Calibri" w:hint="eastAsia"/>
                <w:color w:val="000000"/>
                <w:szCs w:val="21"/>
              </w:rPr>
              <w:t>提示：手机号码不正确</w:t>
            </w:r>
          </w:p>
          <w:p w:rsidR="00473B98" w:rsidRPr="00D57336" w:rsidRDefault="00473B98" w:rsidP="002541E1">
            <w:pPr>
              <w:rPr>
                <w:rFonts w:ascii="Calibri" w:hAnsi="Calibri"/>
                <w:color w:val="000000"/>
                <w:szCs w:val="21"/>
              </w:rPr>
            </w:pPr>
            <w:r>
              <w:t>3</w:t>
            </w:r>
            <w:r>
              <w:rPr>
                <w:rFonts w:hint="eastAsia"/>
              </w:rPr>
              <w:t>、</w:t>
            </w:r>
            <w:r>
              <w:rPr>
                <w:rFonts w:ascii="Calibri" w:hAnsi="Calibri" w:hint="eastAsia"/>
                <w:color w:val="000000"/>
                <w:szCs w:val="21"/>
              </w:rPr>
              <w:t>鼠标离开时：校验手机号码是否存在</w:t>
            </w:r>
            <w:r>
              <w:rPr>
                <w:rFonts w:ascii="Calibri" w:hAnsi="Calibri" w:hint="eastAsia"/>
                <w:color w:val="000000"/>
                <w:szCs w:val="21"/>
              </w:rPr>
              <w:t xml:space="preserve"> </w:t>
            </w:r>
            <w:r>
              <w:rPr>
                <w:rFonts w:ascii="Calibri" w:hAnsi="Calibri" w:hint="eastAsia"/>
                <w:color w:val="000000"/>
                <w:szCs w:val="21"/>
              </w:rPr>
              <w:t>已存在则提示：号码已注册</w:t>
            </w:r>
            <w:r>
              <w:rPr>
                <w:rFonts w:ascii="Calibri" w:hAnsi="Calibri" w:hint="eastAsia"/>
                <w:color w:val="000000"/>
                <w:szCs w:val="21"/>
              </w:rPr>
              <w:t xml:space="preserve"> </w:t>
            </w:r>
            <w:r>
              <w:rPr>
                <w:rFonts w:ascii="Calibri" w:hAnsi="Calibri" w:hint="eastAsia"/>
                <w:color w:val="000000"/>
                <w:szCs w:val="21"/>
              </w:rPr>
              <w:t>请通过忘记密码找回密码</w:t>
            </w:r>
          </w:p>
        </w:tc>
        <w:tc>
          <w:tcPr>
            <w:tcW w:w="1986" w:type="dxa"/>
            <w:vAlign w:val="center"/>
          </w:tcPr>
          <w:p w:rsidR="00473B98" w:rsidRDefault="00473B9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14:anchorId="006D162C" wp14:editId="73F83A9F">
                  <wp:extent cx="209550" cy="200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用户名</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857B67" w:rsidP="00857B6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英文或数字组成</w:t>
            </w:r>
          </w:p>
          <w:p w:rsidR="00857B67" w:rsidRDefault="00857B67" w:rsidP="00857B6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857B67" w:rsidRDefault="00857B67" w:rsidP="00857B6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857B67" w:rsidRPr="00855B47" w:rsidRDefault="00857B67" w:rsidP="00857B6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、提示设定后不可修改</w:t>
            </w:r>
          </w:p>
        </w:tc>
        <w:tc>
          <w:tcPr>
            <w:tcW w:w="1986" w:type="dxa"/>
            <w:vAlign w:val="center"/>
          </w:tcPr>
          <w:p w:rsidR="00857B67" w:rsidRDefault="002F3732" w:rsidP="00857B67">
            <w:pPr>
              <w:ind w:firstLine="525"/>
              <w:rPr>
                <w:rFonts w:ascii="Calibri" w:hAnsi="Calibri"/>
                <w:color w:val="000000"/>
                <w:szCs w:val="21"/>
              </w:rPr>
            </w:pPr>
            <w:r>
              <w:rPr>
                <w:noProof/>
              </w:rPr>
              <w:drawing>
                <wp:inline distT="0" distB="0" distL="0" distR="0" wp14:anchorId="1EEFA8AE" wp14:editId="6B26E935">
                  <wp:extent cx="209550" cy="200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登录密码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857B67" w:rsidRDefault="00857B67" w:rsidP="00857B6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857B67" w:rsidRDefault="00857B67" w:rsidP="00857B67">
            <w:pPr>
              <w:ind w:firstLine="525"/>
              <w:rPr>
                <w:rFonts w:ascii="Calibri" w:hAnsi="Calibri"/>
                <w:color w:val="000000"/>
                <w:szCs w:val="21"/>
              </w:rPr>
            </w:pPr>
            <w:r>
              <w:rPr>
                <w:noProof/>
              </w:rPr>
              <w:drawing>
                <wp:inline distT="0" distB="0" distL="0" distR="0" wp14:anchorId="1BEB7E42" wp14:editId="3457708F">
                  <wp:extent cx="209550" cy="2000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确认密码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公司代码</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265FB6"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265FB6" w:rsidRDefault="00265FB6"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公司名称</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857B6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公司行业</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lastRenderedPageBreak/>
              <w:t>公司人数</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联系人</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邮箱</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注册邀请码</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B83A97" w:rsidRPr="00855B47"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、格式校验</w:t>
            </w: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下一步</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立即注册</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bl>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输出说明</w:t>
      </w:r>
    </w:p>
    <w:p w:rsidR="00D809E6" w:rsidRDefault="00D809E6" w:rsidP="00D809E6">
      <w:r>
        <w:rPr>
          <w:rFonts w:hint="eastAsia"/>
        </w:rPr>
        <w:t>1</w:t>
      </w:r>
      <w:r>
        <w:rPr>
          <w:rFonts w:hint="eastAsia"/>
        </w:rPr>
        <w:t>、每一步进行完成后系统跳转下一步操作</w:t>
      </w:r>
    </w:p>
    <w:p w:rsidR="00D809E6" w:rsidRPr="00D809E6" w:rsidRDefault="00D809E6" w:rsidP="00D809E6">
      <w:r>
        <w:rPr>
          <w:rFonts w:hint="eastAsia"/>
        </w:rPr>
        <w:t>2</w:t>
      </w:r>
      <w:r>
        <w:rPr>
          <w:rFonts w:hint="eastAsia"/>
        </w:rPr>
        <w:t>、</w:t>
      </w:r>
    </w:p>
    <w:p w:rsidR="006057FC" w:rsidRDefault="009344B5" w:rsidP="006057FC">
      <w:pPr>
        <w:pStyle w:val="4"/>
        <w:numPr>
          <w:ilvl w:val="3"/>
          <w:numId w:val="1"/>
        </w:numPr>
      </w:pPr>
      <w:r>
        <w:rPr>
          <w:rFonts w:hint="eastAsia"/>
        </w:rPr>
        <w:t>商家登录</w:t>
      </w:r>
      <w:r w:rsidR="006057FC">
        <w:rPr>
          <w:rFonts w:hint="eastAsia"/>
        </w:rPr>
        <w:t>管理</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9D71DF" w:rsidRPr="009D71DF" w:rsidRDefault="006057FC" w:rsidP="009D71DF">
      <w:pPr>
        <w:widowControl/>
        <w:jc w:val="left"/>
        <w:rPr>
          <w:rFonts w:ascii="宋体" w:hAnsi="宋体" w:cs="宋体"/>
          <w:kern w:val="0"/>
          <w:sz w:val="24"/>
        </w:rPr>
      </w:pPr>
      <w:r>
        <w:rPr>
          <w:rFonts w:ascii="Arial" w:hAnsi="Arial" w:cs="Arial" w:hint="eastAsia"/>
        </w:rPr>
        <w:t xml:space="preserve"> </w:t>
      </w:r>
      <w:r w:rsidR="009D71DF" w:rsidRPr="009D71DF">
        <w:rPr>
          <w:rFonts w:ascii="宋体" w:hAnsi="宋体" w:cs="宋体"/>
          <w:noProof/>
          <w:kern w:val="0"/>
          <w:sz w:val="24"/>
        </w:rPr>
        <w:drawing>
          <wp:inline distT="0" distB="0" distL="0" distR="0">
            <wp:extent cx="6339840" cy="3848559"/>
            <wp:effectExtent l="0" t="0" r="0" b="0"/>
            <wp:docPr id="27" name="图片 27" descr="C:\Users\Administrator\Documents\Tencent Files\3003379810\Image\C2C\JVO2($NOOTU9GG4KGTMP9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JVO2($NOOTU9GG4KGTMP9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2631" cy="3856324"/>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p>
    <w:p w:rsidR="004E2D68" w:rsidRDefault="004E2D68" w:rsidP="004E2D68">
      <w:pPr>
        <w:pStyle w:val="5"/>
        <w:numPr>
          <w:ilvl w:val="4"/>
          <w:numId w:val="1"/>
        </w:numPr>
        <w:spacing w:beforeLines="50" w:before="156" w:beforeAutospacing="0" w:afterLines="50" w:after="156" w:afterAutospacing="0"/>
        <w:ind w:left="995" w:hangingChars="472" w:hanging="995"/>
      </w:pPr>
      <w:r>
        <w:rPr>
          <w:rFonts w:hint="eastAsia"/>
        </w:rPr>
        <w:t>业务规则</w:t>
      </w:r>
    </w:p>
    <w:p w:rsidR="004E2D68"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无须权限可自由访问登录界面</w:t>
      </w:r>
    </w:p>
    <w:p w:rsidR="004E2D68"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登录可通过注册时有效手机号或电子邮箱或设定用户名三种方式加上密码进行登录</w:t>
      </w:r>
    </w:p>
    <w:p w:rsidR="004E2D68" w:rsidRPr="002C3187"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登录成功跳转至后台操作页面</w:t>
      </w:r>
    </w:p>
    <w:p w:rsidR="004E2D68" w:rsidRPr="007B645E" w:rsidRDefault="004E2D68" w:rsidP="007B645E">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4E2D68" w:rsidTr="002541E1">
        <w:tc>
          <w:tcPr>
            <w:tcW w:w="1527"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备注</w:t>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账号</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0502BE"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提示：账号不能为空</w:t>
            </w:r>
          </w:p>
          <w:p w:rsidR="004E2D68"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4E2D68"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4E2D68" w:rsidRPr="000502BE" w:rsidRDefault="004E2D68" w:rsidP="002541E1">
            <w:pPr>
              <w:pStyle w:val="af0"/>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14:anchorId="4DD1893F" wp14:editId="7A8B01A3">
                  <wp:extent cx="200025" cy="219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密码</w:t>
            </w:r>
          </w:p>
        </w:tc>
        <w:tc>
          <w:tcPr>
            <w:tcW w:w="1418" w:type="dxa"/>
            <w:vAlign w:val="center"/>
          </w:tcPr>
          <w:p w:rsidR="004E2D68" w:rsidRDefault="004E2D68" w:rsidP="002541E1">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4E2D68" w:rsidRPr="00473F8E" w:rsidRDefault="004E2D68" w:rsidP="002541E1">
            <w:pPr>
              <w:pStyle w:val="af0"/>
              <w:numPr>
                <w:ilvl w:val="0"/>
                <w:numId w:val="11"/>
              </w:numPr>
              <w:ind w:firstLineChars="0"/>
              <w:rPr>
                <w:rFonts w:ascii="Calibri" w:hAnsi="Calibri"/>
                <w:color w:val="000000"/>
                <w:szCs w:val="21"/>
              </w:rPr>
            </w:pPr>
            <w:r>
              <w:rPr>
                <w:rFonts w:ascii="Calibri" w:hAnsi="Calibri" w:hint="eastAsia"/>
                <w:color w:val="000000"/>
                <w:szCs w:val="21"/>
              </w:rPr>
              <w:t>必须填写项，</w:t>
            </w:r>
            <w:r w:rsidRPr="00473F8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提示：密码不能为空</w:t>
            </w:r>
          </w:p>
          <w:p w:rsidR="004E2D68" w:rsidRPr="00D063D1" w:rsidRDefault="004E2D68" w:rsidP="002541E1">
            <w:pPr>
              <w:pStyle w:val="af0"/>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4E2D68" w:rsidRDefault="004E2D68" w:rsidP="002541E1">
            <w:pPr>
              <w:ind w:firstLine="525"/>
              <w:rPr>
                <w:rFonts w:ascii="Calibri" w:hAnsi="Calibri"/>
                <w:color w:val="000000"/>
                <w:szCs w:val="21"/>
              </w:rPr>
            </w:pPr>
            <w:r>
              <w:rPr>
                <w:noProof/>
              </w:rPr>
              <w:drawing>
                <wp:inline distT="0" distB="0" distL="0" distR="0" wp14:anchorId="41CABC8E" wp14:editId="19B0749F">
                  <wp:extent cx="200025" cy="219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3A7F4F" w:rsidRDefault="004E2D68" w:rsidP="002541E1">
            <w:pPr>
              <w:pStyle w:val="af0"/>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4E2D68" w:rsidRDefault="004E2D68" w:rsidP="002541E1">
            <w:pPr>
              <w:pStyle w:val="af0"/>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4E2D68" w:rsidRPr="003A7F4F" w:rsidRDefault="004E2D68" w:rsidP="002541E1">
            <w:pPr>
              <w:pStyle w:val="af0"/>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14:anchorId="2176B3DB" wp14:editId="61DEA5F5">
                  <wp:extent cx="200025" cy="219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记住我</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4E2D68" w:rsidRDefault="004E2D6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登录按钮</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E2D68" w:rsidRPr="00D063D1" w:rsidRDefault="004E2D68" w:rsidP="002541E1">
            <w:pPr>
              <w:pStyle w:val="af0"/>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4E2D68" w:rsidRPr="00D063D1" w:rsidRDefault="004E2D68" w:rsidP="002541E1">
            <w:pPr>
              <w:pStyle w:val="af0"/>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链接入口</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链接</w:t>
            </w:r>
          </w:p>
        </w:tc>
        <w:tc>
          <w:tcPr>
            <w:tcW w:w="4534" w:type="dxa"/>
            <w:vAlign w:val="center"/>
          </w:tcPr>
          <w:p w:rsidR="004E2D68" w:rsidRDefault="004E2D68" w:rsidP="002541E1">
            <w:pPr>
              <w:pStyle w:val="af0"/>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4E2D68" w:rsidRPr="00CF5436" w:rsidRDefault="004E2D68" w:rsidP="002541E1">
            <w:pPr>
              <w:pStyle w:val="af0"/>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4E2D68" w:rsidRDefault="004E2D68" w:rsidP="002541E1">
            <w:pPr>
              <w:ind w:firstLine="525"/>
              <w:rPr>
                <w:rFonts w:ascii="Calibri" w:hAnsi="Calibri"/>
                <w:color w:val="000000"/>
                <w:szCs w:val="21"/>
              </w:rPr>
            </w:pPr>
          </w:p>
        </w:tc>
      </w:tr>
    </w:tbl>
    <w:p w:rsidR="004E2D68" w:rsidRDefault="004E2D68" w:rsidP="004E2D68">
      <w:pPr>
        <w:pStyle w:val="5"/>
        <w:numPr>
          <w:ilvl w:val="4"/>
          <w:numId w:val="1"/>
        </w:numPr>
        <w:spacing w:beforeLines="50" w:before="156" w:beforeAutospacing="0" w:afterLines="50" w:after="156" w:afterAutospacing="0"/>
        <w:ind w:left="995" w:hangingChars="472" w:hanging="995"/>
      </w:pPr>
      <w:r>
        <w:rPr>
          <w:rFonts w:hint="eastAsia"/>
        </w:rPr>
        <w:t>输出说明</w:t>
      </w:r>
    </w:p>
    <w:p w:rsidR="004E2D68" w:rsidRDefault="004E2D68" w:rsidP="004E2D68">
      <w:pPr>
        <w:pStyle w:val="af0"/>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4E2D68" w:rsidRPr="00D02E29" w:rsidRDefault="004E2D68" w:rsidP="004E2D68">
      <w:pPr>
        <w:pStyle w:val="af0"/>
        <w:numPr>
          <w:ilvl w:val="0"/>
          <w:numId w:val="10"/>
        </w:numPr>
        <w:ind w:firstLineChars="0"/>
      </w:pPr>
      <w:r>
        <w:rPr>
          <w:rFonts w:hint="eastAsia"/>
        </w:rPr>
        <w:t>登录未成功页面进行提示</w:t>
      </w:r>
      <w:r>
        <w:rPr>
          <w:rFonts w:hint="eastAsia"/>
        </w:rPr>
        <w:t xml:space="preserve"> </w:t>
      </w:r>
    </w:p>
    <w:p w:rsidR="006057FC" w:rsidRDefault="009D71DF" w:rsidP="006057FC">
      <w:pPr>
        <w:pStyle w:val="4"/>
        <w:numPr>
          <w:ilvl w:val="3"/>
          <w:numId w:val="1"/>
        </w:numPr>
      </w:pPr>
      <w:r>
        <w:rPr>
          <w:rFonts w:hint="eastAsia"/>
        </w:rPr>
        <w:t>商家忘记密码</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9D71DF" w:rsidRDefault="009D71DF" w:rsidP="009D71DF">
      <w:r>
        <w:rPr>
          <w:rFonts w:hint="eastAsia"/>
        </w:rPr>
        <w:t>买家用户忘记密码通过手机号或邮箱重置密码功能。</w:t>
      </w:r>
    </w:p>
    <w:p w:rsidR="009D71DF" w:rsidRDefault="009D71DF" w:rsidP="009D71DF">
      <w:r>
        <w:rPr>
          <w:rFonts w:hint="eastAsia"/>
        </w:rPr>
        <w:t>1</w:t>
      </w:r>
      <w:r>
        <w:rPr>
          <w:rFonts w:hint="eastAsia"/>
        </w:rPr>
        <w:t>、手机号获取验证码</w:t>
      </w:r>
    </w:p>
    <w:p w:rsidR="009D71DF" w:rsidRDefault="009D71DF" w:rsidP="009D71DF">
      <w:r>
        <w:rPr>
          <w:rFonts w:hint="eastAsia"/>
        </w:rPr>
        <w:t>2</w:t>
      </w:r>
      <w:r>
        <w:rPr>
          <w:rFonts w:hint="eastAsia"/>
        </w:rPr>
        <w:t>、邮箱获取验证码</w:t>
      </w:r>
    </w:p>
    <w:p w:rsidR="009D71DF" w:rsidRDefault="009D71DF" w:rsidP="009D71DF">
      <w:r>
        <w:rPr>
          <w:rFonts w:hint="eastAsia"/>
        </w:rPr>
        <w:t>3</w:t>
      </w:r>
      <w:r>
        <w:rPr>
          <w:rFonts w:hint="eastAsia"/>
        </w:rPr>
        <w:t>、重置密码操作</w:t>
      </w:r>
    </w:p>
    <w:p w:rsidR="009D71DF" w:rsidRDefault="009D71DF" w:rsidP="009D71DF">
      <w:r>
        <w:rPr>
          <w:rFonts w:hint="eastAsia"/>
        </w:rPr>
        <w:t>4</w:t>
      </w:r>
      <w:r>
        <w:rPr>
          <w:rFonts w:hint="eastAsia"/>
        </w:rPr>
        <w:t>、登录链接</w:t>
      </w:r>
      <w:r>
        <w:rPr>
          <w:rFonts w:hint="eastAsia"/>
        </w:rPr>
        <w:t xml:space="preserve"> </w:t>
      </w:r>
      <w:r>
        <w:t xml:space="preserve"> </w:t>
      </w:r>
    </w:p>
    <w:p w:rsidR="009D71DF" w:rsidRPr="009D71DF" w:rsidRDefault="009D71DF" w:rsidP="009D71DF">
      <w:r>
        <w:t>5</w:t>
      </w:r>
      <w:r>
        <w:rPr>
          <w:rFonts w:hint="eastAsia"/>
        </w:rPr>
        <w:t>、首页链接</w:t>
      </w:r>
    </w:p>
    <w:p w:rsidR="009D71DF" w:rsidRPr="009D71DF" w:rsidRDefault="006057FC" w:rsidP="009D71DF">
      <w:pPr>
        <w:widowControl/>
        <w:jc w:val="left"/>
        <w:rPr>
          <w:rFonts w:ascii="宋体" w:hAnsi="宋体" w:cs="宋体"/>
          <w:kern w:val="0"/>
          <w:sz w:val="24"/>
        </w:rPr>
      </w:pPr>
      <w:r>
        <w:rPr>
          <w:rFonts w:ascii="Arial" w:hAnsi="Arial" w:cs="Arial" w:hint="eastAsia"/>
        </w:rPr>
        <w:lastRenderedPageBreak/>
        <w:t xml:space="preserve"> </w:t>
      </w:r>
      <w:r w:rsidR="009D71DF" w:rsidRPr="009D71DF">
        <w:rPr>
          <w:rFonts w:ascii="宋体" w:hAnsi="宋体" w:cs="宋体"/>
          <w:noProof/>
          <w:kern w:val="0"/>
          <w:sz w:val="24"/>
        </w:rPr>
        <w:drawing>
          <wp:inline distT="0" distB="0" distL="0" distR="0">
            <wp:extent cx="6134100" cy="4145280"/>
            <wp:effectExtent l="0" t="0" r="0" b="0"/>
            <wp:docPr id="28" name="图片 28" descr="C:\Users\Administrator\Documents\Tencent Files\3003379810\Image\C2C\NY0[`WE5S}5`{5I$V`{B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NY0[`WE5S}5`{5I$V`{BD`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4100" cy="4145280"/>
                    </a:xfrm>
                    <a:prstGeom prst="rect">
                      <a:avLst/>
                    </a:prstGeom>
                    <a:noFill/>
                    <a:ln>
                      <a:noFill/>
                    </a:ln>
                  </pic:spPr>
                </pic:pic>
              </a:graphicData>
            </a:graphic>
          </wp:inline>
        </w:drawing>
      </w:r>
    </w:p>
    <w:p w:rsidR="009D71DF" w:rsidRPr="009D71DF" w:rsidRDefault="009D71DF" w:rsidP="009D71DF">
      <w:pPr>
        <w:widowControl/>
        <w:jc w:val="left"/>
        <w:rPr>
          <w:rFonts w:ascii="宋体" w:hAnsi="宋体" w:cs="宋体"/>
          <w:kern w:val="0"/>
          <w:sz w:val="24"/>
        </w:rPr>
      </w:pPr>
      <w:r w:rsidRPr="009D71DF">
        <w:rPr>
          <w:rFonts w:ascii="宋体" w:hAnsi="宋体" w:cs="宋体"/>
          <w:noProof/>
          <w:kern w:val="0"/>
          <w:sz w:val="24"/>
        </w:rPr>
        <w:drawing>
          <wp:inline distT="0" distB="0" distL="0" distR="0">
            <wp:extent cx="6134100" cy="3931920"/>
            <wp:effectExtent l="0" t="0" r="0" b="0"/>
            <wp:docPr id="31" name="图片 31" descr="C:\Users\Administrator\Documents\Tencent Files\3003379810\Image\C2C\%PNTBKG@1J6RMG6@C~PX[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PNTBKG@1J6RMG6@C~PX[1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3931920"/>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p>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lastRenderedPageBreak/>
        <w:t>业务规则</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重置密码成功跳转登录页面</w:t>
      </w:r>
    </w:p>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D71DF" w:rsidTr="002541E1">
        <w:tc>
          <w:tcPr>
            <w:tcW w:w="1527"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备注</w:t>
            </w: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9D71DF" w:rsidRDefault="009D71DF" w:rsidP="002541E1">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9D71DF" w:rsidRPr="00855B47" w:rsidRDefault="009D71DF" w:rsidP="002541E1">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手机号</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提示：手机号不能为空</w:t>
            </w:r>
          </w:p>
          <w:p w:rsidR="009D71DF" w:rsidRPr="00C47213" w:rsidRDefault="009D71DF" w:rsidP="002541E1">
            <w:pPr>
              <w:pStyle w:val="af0"/>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Pr>
                <w:rFonts w:ascii="Calibri" w:hAnsi="Calibri" w:hint="eastAsia"/>
                <w:color w:val="000000"/>
                <w:szCs w:val="21"/>
              </w:rPr>
              <w:t xml:space="preserve"> </w:t>
            </w:r>
            <w:r>
              <w:rPr>
                <w:rFonts w:ascii="Calibri" w:hAnsi="Calibri" w:hint="eastAsia"/>
                <w:color w:val="000000"/>
                <w:szCs w:val="21"/>
              </w:rPr>
              <w:t>提示：手机格式不正确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、当鼠标离开输入框时校验手机是否存在</w:t>
            </w:r>
            <w:r>
              <w:rPr>
                <w:rFonts w:ascii="Calibri" w:hAnsi="Calibri" w:hint="eastAsia"/>
                <w:color w:val="000000"/>
                <w:szCs w:val="21"/>
              </w:rPr>
              <w:t xml:space="preserve"> </w:t>
            </w:r>
            <w:r>
              <w:rPr>
                <w:rFonts w:ascii="Calibri" w:hAnsi="Calibri" w:hint="eastAsia"/>
                <w:color w:val="000000"/>
                <w:szCs w:val="21"/>
              </w:rPr>
              <w:t>提示：手机号不存在！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电子邮箱</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0"/>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9D71DF" w:rsidRPr="00C47213" w:rsidRDefault="009D71DF" w:rsidP="002541E1">
            <w:pPr>
              <w:pStyle w:val="af0"/>
              <w:numPr>
                <w:ilvl w:val="1"/>
                <w:numId w:val="17"/>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验证码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登录密码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D71DF"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找回密码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、提交后跳转登录页面</w:t>
            </w:r>
          </w:p>
        </w:tc>
        <w:tc>
          <w:tcPr>
            <w:tcW w:w="1986" w:type="dxa"/>
            <w:vAlign w:val="center"/>
          </w:tcPr>
          <w:p w:rsidR="009D71DF" w:rsidRDefault="009D71DF" w:rsidP="002541E1">
            <w:pPr>
              <w:ind w:firstLine="525"/>
              <w:rPr>
                <w:rFonts w:ascii="Calibri" w:hAnsi="Calibri"/>
                <w:color w:val="000000"/>
                <w:szCs w:val="21"/>
              </w:rPr>
            </w:pPr>
          </w:p>
        </w:tc>
      </w:tr>
    </w:tbl>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t>输出说明</w:t>
      </w:r>
    </w:p>
    <w:p w:rsidR="009D71DF" w:rsidRDefault="009D71DF" w:rsidP="009D71D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9D71DF" w:rsidRDefault="009D71DF" w:rsidP="009D71D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、提交按按钮跳转登录页面</w:t>
      </w:r>
    </w:p>
    <w:p w:rsidR="00165359" w:rsidRDefault="006B32FE">
      <w:pPr>
        <w:pStyle w:val="4"/>
        <w:numPr>
          <w:ilvl w:val="3"/>
          <w:numId w:val="1"/>
        </w:numPr>
      </w:pPr>
      <w:r>
        <w:rPr>
          <w:rFonts w:hint="eastAsia"/>
        </w:rPr>
        <w:t>商家</w:t>
      </w:r>
      <w:r w:rsidR="00BF54E9">
        <w:rPr>
          <w:rFonts w:hint="eastAsia"/>
        </w:rPr>
        <w:t>入驻管理</w:t>
      </w:r>
    </w:p>
    <w:p w:rsidR="00BF54E9" w:rsidRDefault="00BF54E9" w:rsidP="00BF54E9">
      <w:pPr>
        <w:pStyle w:val="5"/>
        <w:numPr>
          <w:ilvl w:val="4"/>
          <w:numId w:val="1"/>
        </w:numPr>
        <w:spacing w:beforeLines="50" w:before="156" w:beforeAutospacing="0" w:afterLines="50" w:after="156" w:afterAutospacing="0"/>
        <w:ind w:left="995" w:hangingChars="472" w:hanging="995"/>
      </w:pPr>
      <w:r>
        <w:rPr>
          <w:rFonts w:hint="eastAsia"/>
        </w:rPr>
        <w:t>功能描述</w:t>
      </w:r>
    </w:p>
    <w:p w:rsidR="00F63645" w:rsidRDefault="00F63645" w:rsidP="00BF54E9">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、商家账号已注册商家想入驻平台的功能</w:t>
      </w:r>
    </w:p>
    <w:p w:rsidR="00F63645" w:rsidRDefault="00F63645"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lastRenderedPageBreak/>
        <w:t xml:space="preserve"> </w:t>
      </w:r>
      <w:r>
        <w:rPr>
          <w:rFonts w:ascii="Arial" w:hAnsi="Arial" w:cs="Arial"/>
          <w:i w:val="0"/>
          <w:color w:val="auto"/>
        </w:rPr>
        <w:t xml:space="preserve"> 2</w:t>
      </w:r>
      <w:r>
        <w:rPr>
          <w:rFonts w:ascii="Arial" w:hAnsi="Arial" w:cs="Arial" w:hint="eastAsia"/>
          <w:i w:val="0"/>
          <w:color w:val="auto"/>
        </w:rPr>
        <w:t>、</w:t>
      </w:r>
      <w:r w:rsidR="00500068">
        <w:rPr>
          <w:rFonts w:ascii="Arial" w:hAnsi="Arial" w:cs="Arial" w:hint="eastAsia"/>
          <w:i w:val="0"/>
          <w:color w:val="auto"/>
        </w:rPr>
        <w:t>提交入驻资料</w:t>
      </w:r>
      <w:r w:rsidR="00500068">
        <w:rPr>
          <w:rFonts w:ascii="Arial" w:hAnsi="Arial" w:cs="Arial" w:hint="eastAsia"/>
          <w:i w:val="0"/>
          <w:color w:val="auto"/>
        </w:rPr>
        <w:t xml:space="preserve"> </w:t>
      </w:r>
      <w:r w:rsidR="00500068">
        <w:rPr>
          <w:rFonts w:ascii="Arial" w:hAnsi="Arial" w:cs="Arial"/>
          <w:i w:val="0"/>
          <w:color w:val="auto"/>
        </w:rPr>
        <w:t xml:space="preserve"> </w:t>
      </w:r>
    </w:p>
    <w:p w:rsidR="00500068" w:rsidRDefault="00500068"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i w:val="0"/>
          <w:color w:val="auto"/>
        </w:rPr>
        <w:t xml:space="preserve">  3</w:t>
      </w:r>
      <w:r>
        <w:rPr>
          <w:rFonts w:ascii="Arial" w:hAnsi="Arial" w:cs="Arial" w:hint="eastAsia"/>
          <w:i w:val="0"/>
          <w:color w:val="auto"/>
        </w:rPr>
        <w:t>、系统初审后台工作人员审核</w:t>
      </w:r>
    </w:p>
    <w:p w:rsidR="00500068" w:rsidRDefault="00500068"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4</w:t>
      </w:r>
      <w:r>
        <w:rPr>
          <w:rFonts w:ascii="Arial" w:hAnsi="Arial" w:cs="Arial" w:hint="eastAsia"/>
          <w:i w:val="0"/>
          <w:color w:val="auto"/>
        </w:rPr>
        <w:t>、</w:t>
      </w:r>
      <w:r w:rsidR="00D24EC4">
        <w:rPr>
          <w:rFonts w:ascii="Arial" w:hAnsi="Arial" w:cs="Arial" w:hint="eastAsia"/>
          <w:i w:val="0"/>
          <w:color w:val="auto"/>
        </w:rPr>
        <w:t>完善店铺资料</w:t>
      </w:r>
    </w:p>
    <w:p w:rsidR="00D24EC4" w:rsidRDefault="00D24EC4"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、店铺上线操作</w:t>
      </w:r>
    </w:p>
    <w:p w:rsidR="00BF54E9" w:rsidRDefault="00F63645" w:rsidP="00F63645">
      <w:pPr>
        <w:pStyle w:val="infoblue"/>
        <w:spacing w:before="0" w:beforeAutospacing="0" w:afterLines="50" w:after="156" w:afterAutospacing="0"/>
        <w:ind w:firstLineChars="95" w:firstLine="199"/>
        <w:rPr>
          <w:rFonts w:ascii="Arial" w:hAnsi="Arial" w:cs="Arial"/>
          <w:i w:val="0"/>
          <w:color w:val="auto"/>
        </w:rPr>
      </w:pPr>
      <w:r w:rsidRPr="004B2C53">
        <w:rPr>
          <w:rFonts w:ascii="Arial" w:hAnsi="Arial" w:cs="Arial"/>
          <w:i w:val="0"/>
          <w:noProof/>
          <w:color w:val="auto"/>
        </w:rPr>
        <w:drawing>
          <wp:inline distT="0" distB="0" distL="0" distR="0" wp14:anchorId="58F4DEEF" wp14:editId="45196BF0">
            <wp:extent cx="5943600" cy="3434080"/>
            <wp:effectExtent l="0" t="0" r="0" b="0"/>
            <wp:docPr id="16" name="图片 16"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rsidR="00A93702" w:rsidRDefault="00A93702" w:rsidP="00F63645">
      <w:pPr>
        <w:pStyle w:val="infoblue"/>
        <w:spacing w:before="0" w:beforeAutospacing="0" w:afterLines="50" w:after="156" w:afterAutospacing="0"/>
        <w:ind w:firstLineChars="95" w:firstLine="199"/>
        <w:rPr>
          <w:rFonts w:ascii="Arial" w:hAnsi="Arial" w:cs="Arial"/>
          <w:i w:val="0"/>
          <w:color w:val="auto"/>
        </w:rPr>
      </w:pPr>
      <w:r w:rsidRPr="00A93702">
        <w:rPr>
          <w:rFonts w:ascii="Arial" w:hAnsi="Arial" w:cs="Arial"/>
          <w:i w:val="0"/>
          <w:noProof/>
          <w:color w:val="auto"/>
        </w:rPr>
        <w:drawing>
          <wp:inline distT="0" distB="0" distL="0" distR="0">
            <wp:extent cx="5959963" cy="3431376"/>
            <wp:effectExtent l="0" t="0" r="0" b="0"/>
            <wp:docPr id="17" name="图片 17" descr="C:\Users\Administrator\Documents\Tencent Files\3003379810\Image\C2C\RX`086E%ULR(MM)PXPT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RX`086E%ULR(MM)PXPT2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9155" cy="3442426"/>
                    </a:xfrm>
                    <a:prstGeom prst="rect">
                      <a:avLst/>
                    </a:prstGeom>
                    <a:noFill/>
                    <a:ln>
                      <a:noFill/>
                    </a:ln>
                  </pic:spPr>
                </pic:pic>
              </a:graphicData>
            </a:graphic>
          </wp:inline>
        </w:drawing>
      </w:r>
    </w:p>
    <w:p w:rsidR="00A93702" w:rsidRDefault="00A93702" w:rsidP="00A93702">
      <w:pPr>
        <w:widowControl/>
        <w:jc w:val="left"/>
        <w:rPr>
          <w:noProof/>
        </w:rPr>
      </w:pPr>
      <w:r w:rsidRPr="00A93702">
        <w:rPr>
          <w:rFonts w:ascii="宋体" w:hAnsi="宋体" w:cs="宋体"/>
          <w:noProof/>
          <w:kern w:val="0"/>
          <w:sz w:val="24"/>
        </w:rPr>
        <w:lastRenderedPageBreak/>
        <w:drawing>
          <wp:inline distT="0" distB="0" distL="0" distR="0">
            <wp:extent cx="6118860" cy="3251394"/>
            <wp:effectExtent l="0" t="0" r="0" b="0"/>
            <wp:docPr id="23" name="图片 23" descr="C:\Users\Administrator\Documents\Tencent Files\3003379810\Image\C2C\87)2BLI`BXE{%ER%E39~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7)2BLI`BXE{%ER%E39~N@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4197" cy="3270171"/>
                    </a:xfrm>
                    <a:prstGeom prst="rect">
                      <a:avLst/>
                    </a:prstGeom>
                    <a:noFill/>
                    <a:ln>
                      <a:noFill/>
                    </a:ln>
                  </pic:spPr>
                </pic:pic>
              </a:graphicData>
            </a:graphic>
          </wp:inline>
        </w:drawing>
      </w:r>
    </w:p>
    <w:p w:rsidR="007C7FA7" w:rsidRDefault="007C7FA7" w:rsidP="007C7FA7">
      <w:pPr>
        <w:pStyle w:val="5"/>
        <w:numPr>
          <w:ilvl w:val="4"/>
          <w:numId w:val="1"/>
        </w:numPr>
        <w:spacing w:beforeLines="50" w:before="156" w:beforeAutospacing="0" w:afterLines="50" w:after="156" w:afterAutospacing="0"/>
        <w:ind w:left="995" w:hangingChars="472" w:hanging="995"/>
      </w:pPr>
      <w:r>
        <w:rPr>
          <w:rFonts w:hint="eastAsia"/>
        </w:rPr>
        <w:t>卖家联系人</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7C7FA7" w:rsidTr="006B5ED1">
        <w:trPr>
          <w:trHeight w:val="276"/>
        </w:trPr>
        <w:tc>
          <w:tcPr>
            <w:tcW w:w="1546"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备注</w:t>
            </w:r>
          </w:p>
        </w:tc>
      </w:tr>
      <w:tr w:rsidR="007C7FA7" w:rsidTr="006B5ED1">
        <w:trPr>
          <w:trHeight w:val="314"/>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性别</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单选框</w:t>
            </w:r>
          </w:p>
        </w:tc>
        <w:tc>
          <w:tcPr>
            <w:tcW w:w="4590" w:type="dxa"/>
            <w:vAlign w:val="center"/>
          </w:tcPr>
          <w:p w:rsidR="007C7FA7" w:rsidRPr="00855B47" w:rsidRDefault="00BE4751" w:rsidP="00937CD7">
            <w:pPr>
              <w:jc w:val="left"/>
              <w:rPr>
                <w:rFonts w:ascii="Calibri" w:hAnsi="Calibri"/>
                <w:color w:val="000000"/>
                <w:szCs w:val="21"/>
              </w:rPr>
            </w:pPr>
            <w:r>
              <w:rPr>
                <w:rFonts w:ascii="Calibri" w:hAnsi="Calibri" w:hint="eastAsia"/>
                <w:color w:val="000000"/>
                <w:szCs w:val="21"/>
              </w:rPr>
              <w:t>默认值</w:t>
            </w:r>
            <w:r>
              <w:rPr>
                <w:rFonts w:ascii="Calibri" w:hAnsi="Calibri" w:hint="eastAsia"/>
                <w:color w:val="000000"/>
                <w:szCs w:val="21"/>
              </w:rPr>
              <w:t xml:space="preserve"> </w:t>
            </w:r>
            <w:r>
              <w:rPr>
                <w:rFonts w:ascii="Calibri" w:hAnsi="Calibri" w:hint="eastAsia"/>
                <w:color w:val="000000"/>
                <w:szCs w:val="21"/>
              </w:rPr>
              <w:t>男</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638"/>
        </w:trPr>
        <w:tc>
          <w:tcPr>
            <w:tcW w:w="1546" w:type="dxa"/>
            <w:vAlign w:val="center"/>
          </w:tcPr>
          <w:p w:rsidR="007C7FA7" w:rsidRDefault="00ED3CDB" w:rsidP="00937CD7">
            <w:pPr>
              <w:rPr>
                <w:rFonts w:ascii="Calibri" w:hAnsi="Calibri"/>
                <w:color w:val="000000"/>
                <w:szCs w:val="21"/>
              </w:rPr>
            </w:pPr>
            <w:r>
              <w:rPr>
                <w:rFonts w:ascii="Calibri" w:hAnsi="Calibri" w:hint="eastAsia"/>
                <w:color w:val="000000"/>
                <w:szCs w:val="21"/>
              </w:rPr>
              <w:t>姓名</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E4751" w:rsidRDefault="00BE4751"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r w:rsidR="001374A1">
              <w:rPr>
                <w:rFonts w:ascii="Calibri" w:hAnsi="Calibri" w:hint="eastAsia"/>
                <w:color w:val="000000"/>
                <w:szCs w:val="21"/>
              </w:rPr>
              <w:t xml:space="preserve"> </w:t>
            </w:r>
            <w:r w:rsidR="001374A1">
              <w:rPr>
                <w:rFonts w:ascii="Calibri" w:hAnsi="Calibri" w:hint="eastAsia"/>
                <w:color w:val="000000"/>
                <w:szCs w:val="21"/>
              </w:rPr>
              <w:t>提示姓名不能为空</w:t>
            </w:r>
            <w:r w:rsidR="001374A1">
              <w:rPr>
                <w:rFonts w:ascii="Calibri" w:hAnsi="Calibri" w:hint="eastAsia"/>
                <w:color w:val="000000"/>
                <w:szCs w:val="21"/>
              </w:rPr>
              <w:t xml:space="preserve"> </w:t>
            </w:r>
            <w:r w:rsidR="001374A1">
              <w:rPr>
                <w:rFonts w:ascii="Calibri" w:hAnsi="Calibri" w:hint="eastAsia"/>
                <w:color w:val="000000"/>
                <w:szCs w:val="21"/>
              </w:rPr>
              <w:t>姓名不正确</w:t>
            </w:r>
          </w:p>
          <w:p w:rsidR="007C7FA7" w:rsidRPr="00855B47" w:rsidRDefault="00BE4751"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、自动带出注册时名字</w:t>
            </w:r>
            <w:r>
              <w:rPr>
                <w:rFonts w:ascii="Calibri" w:hAnsi="Calibri" w:hint="eastAsia"/>
                <w:color w:val="000000"/>
                <w:szCs w:val="21"/>
              </w:rPr>
              <w:t xml:space="preserve"> </w:t>
            </w:r>
            <w:r>
              <w:rPr>
                <w:rFonts w:ascii="Calibri" w:hAnsi="Calibri" w:hint="eastAsia"/>
                <w:color w:val="000000"/>
                <w:szCs w:val="21"/>
              </w:rPr>
              <w:t>可修改</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52"/>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手机</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D77E86" w:rsidRDefault="00D77E86"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D77E86"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E4751">
              <w:rPr>
                <w:rFonts w:ascii="Calibri" w:hAnsi="Calibri" w:hint="eastAsia"/>
                <w:color w:val="000000"/>
                <w:szCs w:val="21"/>
              </w:rPr>
              <w:t>自动带出注册时电话</w:t>
            </w:r>
            <w:r w:rsidR="00BE4751">
              <w:rPr>
                <w:rFonts w:ascii="Calibri" w:hAnsi="Calibri" w:hint="eastAsia"/>
                <w:color w:val="000000"/>
                <w:szCs w:val="21"/>
              </w:rPr>
              <w:t xml:space="preserve"> </w:t>
            </w:r>
            <w:r w:rsidR="00BE4751">
              <w:rPr>
                <w:rFonts w:ascii="Calibri" w:hAnsi="Calibri" w:hint="eastAsia"/>
                <w:color w:val="000000"/>
                <w:szCs w:val="21"/>
              </w:rPr>
              <w:t>可修改</w:t>
            </w:r>
          </w:p>
          <w:p w:rsidR="004B7C2F" w:rsidRPr="00855B47"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43"/>
        </w:trPr>
        <w:tc>
          <w:tcPr>
            <w:tcW w:w="1546" w:type="dxa"/>
            <w:vAlign w:val="center"/>
          </w:tcPr>
          <w:p w:rsidR="007C7FA7" w:rsidRDefault="00D77E86" w:rsidP="00937CD7">
            <w:pPr>
              <w:rPr>
                <w:rFonts w:ascii="Calibri" w:hAnsi="Calibri"/>
                <w:color w:val="000000"/>
                <w:szCs w:val="21"/>
              </w:rPr>
            </w:pPr>
            <w:r>
              <w:rPr>
                <w:rFonts w:ascii="Calibri" w:hAnsi="Calibri" w:hint="eastAsia"/>
                <w:color w:val="000000"/>
                <w:szCs w:val="21"/>
              </w:rPr>
              <w:t>电子邮箱</w:t>
            </w:r>
          </w:p>
        </w:tc>
        <w:tc>
          <w:tcPr>
            <w:tcW w:w="1435" w:type="dxa"/>
            <w:vAlign w:val="center"/>
          </w:tcPr>
          <w:p w:rsidR="007C7FA7" w:rsidRDefault="00D77E86"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A15F6F" w:rsidRDefault="00A15F6F" w:rsidP="00A15F6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A15F6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、自动带出注册时电子邮箱</w:t>
            </w:r>
            <w:r>
              <w:rPr>
                <w:rFonts w:ascii="Calibri" w:hAnsi="Calibri" w:hint="eastAsia"/>
                <w:color w:val="000000"/>
                <w:szCs w:val="21"/>
              </w:rPr>
              <w:t xml:space="preserve"> </w:t>
            </w:r>
            <w:r>
              <w:rPr>
                <w:rFonts w:ascii="Calibri" w:hAnsi="Calibri" w:hint="eastAsia"/>
                <w:color w:val="000000"/>
                <w:szCs w:val="21"/>
              </w:rPr>
              <w:t>可修改</w:t>
            </w:r>
          </w:p>
          <w:p w:rsidR="004B7C2F"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23"/>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14"/>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bl>
    <w:p w:rsidR="007C7FA7" w:rsidRDefault="007C7FA7" w:rsidP="00A93702">
      <w:pPr>
        <w:widowControl/>
        <w:jc w:val="left"/>
        <w:rPr>
          <w:noProof/>
        </w:rPr>
      </w:pPr>
    </w:p>
    <w:p w:rsidR="000D140C" w:rsidRPr="000D140C" w:rsidRDefault="000D140C" w:rsidP="000D140C">
      <w:pPr>
        <w:widowControl/>
        <w:jc w:val="left"/>
        <w:rPr>
          <w:rFonts w:ascii="宋体" w:hAnsi="宋体" w:cs="宋体"/>
          <w:kern w:val="0"/>
          <w:sz w:val="24"/>
        </w:rPr>
      </w:pPr>
      <w:r w:rsidRPr="000D140C">
        <w:rPr>
          <w:rFonts w:ascii="宋体" w:hAnsi="宋体" w:cs="宋体"/>
          <w:noProof/>
          <w:kern w:val="0"/>
          <w:sz w:val="24"/>
        </w:rPr>
        <w:lastRenderedPageBreak/>
        <w:drawing>
          <wp:inline distT="0" distB="0" distL="0" distR="0">
            <wp:extent cx="5974080" cy="3974941"/>
            <wp:effectExtent l="0" t="0" r="0" b="0"/>
            <wp:docPr id="52" name="图片 52" descr="C:\Users\Administrator\Documents\Tencent Files\3003379810\Image\C2C\[0X_Q1RT]NXMGTX08G92Y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0X_Q1RT]NXMGTX08G92YB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9525" cy="3998525"/>
                    </a:xfrm>
                    <a:prstGeom prst="rect">
                      <a:avLst/>
                    </a:prstGeom>
                    <a:noFill/>
                    <a:ln>
                      <a:noFill/>
                    </a:ln>
                  </pic:spPr>
                </pic:pic>
              </a:graphicData>
            </a:graphic>
          </wp:inline>
        </w:drawing>
      </w:r>
    </w:p>
    <w:p w:rsidR="000D140C" w:rsidRDefault="000D140C" w:rsidP="000D140C">
      <w:pPr>
        <w:widowControl/>
        <w:jc w:val="left"/>
        <w:rPr>
          <w:rFonts w:ascii="宋体" w:hAnsi="宋体" w:cs="宋体"/>
          <w:kern w:val="0"/>
          <w:sz w:val="24"/>
        </w:rPr>
      </w:pPr>
      <w:r w:rsidRPr="000D140C">
        <w:rPr>
          <w:rFonts w:ascii="宋体" w:hAnsi="宋体" w:cs="宋体"/>
          <w:noProof/>
          <w:kern w:val="0"/>
          <w:sz w:val="24"/>
        </w:rPr>
        <w:drawing>
          <wp:inline distT="0" distB="0" distL="0" distR="0">
            <wp:extent cx="5972384" cy="2941213"/>
            <wp:effectExtent l="0" t="0" r="0" b="0"/>
            <wp:docPr id="54" name="图片 54" descr="C:\Users\Administrator\Documents\Tencent Files\3003379810\Image\C2C\KU(MO7_87)V677%Z$NFR6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KU(MO7_87)V677%Z$NFR6G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7845" cy="2963601"/>
                    </a:xfrm>
                    <a:prstGeom prst="rect">
                      <a:avLst/>
                    </a:prstGeom>
                    <a:noFill/>
                    <a:ln>
                      <a:noFill/>
                    </a:ln>
                  </pic:spPr>
                </pic:pic>
              </a:graphicData>
            </a:graphic>
          </wp:inline>
        </w:drawing>
      </w:r>
    </w:p>
    <w:p w:rsidR="00B93263" w:rsidRDefault="00B93263" w:rsidP="00B93263">
      <w:pPr>
        <w:pStyle w:val="5"/>
        <w:numPr>
          <w:ilvl w:val="4"/>
          <w:numId w:val="1"/>
        </w:numPr>
        <w:spacing w:beforeLines="50" w:before="156" w:beforeAutospacing="0" w:afterLines="50" w:after="156" w:afterAutospacing="0"/>
        <w:ind w:left="995" w:hangingChars="472" w:hanging="995"/>
      </w:pPr>
      <w:r>
        <w:rPr>
          <w:rFonts w:hint="eastAsia"/>
        </w:rPr>
        <w:t>公司信息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B93263" w:rsidTr="00937CD7">
        <w:trPr>
          <w:trHeight w:val="276"/>
        </w:trPr>
        <w:tc>
          <w:tcPr>
            <w:tcW w:w="1546"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备注</w:t>
            </w:r>
          </w:p>
        </w:tc>
      </w:tr>
      <w:tr w:rsidR="00B93263" w:rsidTr="00937CD7">
        <w:trPr>
          <w:trHeight w:val="314"/>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Pr="00855B47" w:rsidRDefault="00937CD7" w:rsidP="00937C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638"/>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执照注册号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由</w:t>
            </w:r>
            <w:r>
              <w:rPr>
                <w:rFonts w:ascii="Calibri" w:hAnsi="Calibri" w:hint="eastAsia"/>
                <w:color w:val="000000"/>
                <w:szCs w:val="21"/>
              </w:rPr>
              <w:t>15</w:t>
            </w:r>
            <w:r>
              <w:rPr>
                <w:rFonts w:ascii="Calibri" w:hAnsi="Calibri" w:hint="eastAsia"/>
                <w:color w:val="000000"/>
                <w:szCs w:val="21"/>
              </w:rPr>
              <w:t>或</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字母</w:t>
            </w:r>
            <w:r>
              <w:rPr>
                <w:rFonts w:ascii="Calibri" w:hAnsi="Calibri" w:hint="eastAsia"/>
                <w:color w:val="000000"/>
                <w:szCs w:val="21"/>
              </w:rPr>
              <w:t>或</w:t>
            </w:r>
            <w:r>
              <w:rPr>
                <w:rFonts w:ascii="Calibri" w:hAnsi="Calibri"/>
                <w:color w:val="000000"/>
                <w:szCs w:val="21"/>
              </w:rPr>
              <w:t>数字组成）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52"/>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t>法定</w:t>
            </w:r>
            <w:r>
              <w:rPr>
                <w:rFonts w:ascii="Calibri" w:hAnsi="Calibri"/>
                <w:color w:val="000000"/>
                <w:szCs w:val="21"/>
              </w:rPr>
              <w:t>代表人姓名</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43"/>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lastRenderedPageBreak/>
              <w:t>身份证</w:t>
            </w:r>
            <w:r>
              <w:rPr>
                <w:rFonts w:ascii="Calibri" w:hAnsi="Calibri"/>
                <w:color w:val="000000"/>
                <w:szCs w:val="21"/>
              </w:rPr>
              <w:t>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937CD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数字或</w:t>
            </w:r>
            <w:r>
              <w:rPr>
                <w:rFonts w:ascii="Calibri" w:hAnsi="Calibri" w:hint="eastAsia"/>
                <w:color w:val="000000"/>
                <w:szCs w:val="21"/>
              </w:rPr>
              <w:t>字母</w:t>
            </w:r>
            <w:r>
              <w:rPr>
                <w:rFonts w:ascii="Calibri" w:hAnsi="Calibri"/>
                <w:color w:val="000000"/>
                <w:szCs w:val="21"/>
              </w:rPr>
              <w:t>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23"/>
        </w:trPr>
        <w:tc>
          <w:tcPr>
            <w:tcW w:w="1546" w:type="dxa"/>
            <w:vAlign w:val="center"/>
          </w:tcPr>
          <w:p w:rsidR="00B93263" w:rsidRPr="00937CD7" w:rsidRDefault="008E5FDF" w:rsidP="00937CD7">
            <w:pPr>
              <w:rPr>
                <w:rFonts w:ascii="Calibri" w:hAnsi="Calibri"/>
                <w:color w:val="000000"/>
                <w:szCs w:val="21"/>
              </w:rPr>
            </w:pPr>
            <w:r>
              <w:rPr>
                <w:rFonts w:ascii="Calibri" w:hAnsi="Calibri" w:hint="eastAsia"/>
                <w:color w:val="000000"/>
                <w:szCs w:val="21"/>
              </w:rPr>
              <w:t>法人</w:t>
            </w:r>
            <w:r>
              <w:rPr>
                <w:rFonts w:ascii="Calibri" w:hAnsi="Calibri"/>
                <w:color w:val="000000"/>
                <w:szCs w:val="21"/>
              </w:rPr>
              <w:t>身份证电子版</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14"/>
        </w:trPr>
        <w:tc>
          <w:tcPr>
            <w:tcW w:w="1546" w:type="dxa"/>
            <w:vAlign w:val="center"/>
          </w:tcPr>
          <w:p w:rsidR="00B93263"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执照所在地</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执照详细地址</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成立</w:t>
            </w:r>
            <w:r>
              <w:rPr>
                <w:rFonts w:ascii="Calibri" w:hAnsi="Calibri"/>
                <w:color w:val="000000"/>
                <w:szCs w:val="21"/>
              </w:rPr>
              <w:t>日期</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Pr="00855B47"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营业期限</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注册</w:t>
            </w:r>
            <w:r>
              <w:rPr>
                <w:rFonts w:ascii="Calibri" w:hAnsi="Calibri"/>
                <w:color w:val="000000"/>
                <w:szCs w:val="21"/>
              </w:rPr>
              <w:t>资本</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为数字）</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Pr="008E5FDF" w:rsidRDefault="008E5FDF" w:rsidP="00937CD7">
            <w:pPr>
              <w:rPr>
                <w:rFonts w:ascii="Calibri" w:hAnsi="Calibri"/>
                <w:color w:val="000000"/>
                <w:szCs w:val="21"/>
              </w:rPr>
            </w:pPr>
            <w:r>
              <w:rPr>
                <w:rFonts w:ascii="Calibri" w:hAnsi="Calibri" w:hint="eastAsia"/>
                <w:color w:val="000000"/>
                <w:szCs w:val="21"/>
              </w:rPr>
              <w:t>经营范围</w:t>
            </w:r>
          </w:p>
        </w:tc>
        <w:tc>
          <w:tcPr>
            <w:tcW w:w="1435" w:type="dxa"/>
            <w:vAlign w:val="center"/>
          </w:tcPr>
          <w:p w:rsidR="00937CD7" w:rsidRDefault="008E5FDF" w:rsidP="008E5FDF">
            <w:pPr>
              <w:rPr>
                <w:rFonts w:ascii="Calibri" w:hAnsi="Calibri"/>
                <w:color w:val="000000"/>
                <w:szCs w:val="21"/>
              </w:rPr>
            </w:pPr>
            <w:r>
              <w:rPr>
                <w:rFonts w:ascii="Calibri" w:hAnsi="Calibri" w:hint="eastAsia"/>
                <w:color w:val="000000"/>
                <w:szCs w:val="21"/>
              </w:rPr>
              <w:t>文本域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执照副本电子版</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所在地</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下拉列表框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详细地址</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电话</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是数字</w:t>
            </w:r>
            <w:r>
              <w:rPr>
                <w:rFonts w:ascii="Calibri" w:hAnsi="Calibri" w:hint="eastAsia"/>
                <w:color w:val="000000"/>
                <w:szCs w:val="21"/>
              </w:rPr>
              <w:t>。</w:t>
            </w:r>
            <w:r>
              <w:rPr>
                <w:rFonts w:ascii="Calibri" w:hAnsi="Calibri"/>
                <w:color w:val="000000"/>
                <w:szCs w:val="21"/>
              </w:rPr>
              <w:t>）</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P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紧急联系人手机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格式判断（组织</w:t>
            </w:r>
            <w:r>
              <w:rPr>
                <w:rFonts w:ascii="Calibri" w:hAnsi="Calibri" w:hint="eastAsia"/>
                <w:color w:val="000000"/>
                <w:szCs w:val="21"/>
              </w:rPr>
              <w:t>机构</w:t>
            </w:r>
            <w:r>
              <w:rPr>
                <w:rFonts w:ascii="Calibri" w:hAnsi="Calibri"/>
                <w:color w:val="000000"/>
                <w:szCs w:val="21"/>
              </w:rPr>
              <w:t>代码规则）</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r>
              <w:rPr>
                <w:rFonts w:ascii="Calibri" w:hAnsi="Calibri" w:hint="eastAsia"/>
                <w:color w:val="000000"/>
                <w:szCs w:val="21"/>
              </w:rPr>
              <w:t>证</w:t>
            </w:r>
            <w:r>
              <w:rPr>
                <w:rFonts w:ascii="Calibri" w:hAnsi="Calibri"/>
                <w:color w:val="000000"/>
                <w:szCs w:val="21"/>
              </w:rPr>
              <w:t>电子版</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8E5FDF">
            <w:pPr>
              <w:ind w:firstLine="525"/>
              <w:rPr>
                <w:rFonts w:ascii="Calibri" w:hAnsi="Calibri"/>
                <w:color w:val="000000"/>
                <w:szCs w:val="21"/>
              </w:rPr>
            </w:pPr>
          </w:p>
        </w:tc>
      </w:tr>
    </w:tbl>
    <w:p w:rsidR="00B93263" w:rsidRDefault="00B93263" w:rsidP="000D140C">
      <w:pPr>
        <w:widowControl/>
        <w:jc w:val="left"/>
        <w:rPr>
          <w:rFonts w:ascii="宋体" w:hAnsi="宋体" w:cs="宋体"/>
          <w:kern w:val="0"/>
          <w:sz w:val="24"/>
        </w:rPr>
      </w:pPr>
    </w:p>
    <w:p w:rsidR="00834014" w:rsidRDefault="00834014" w:rsidP="00834014">
      <w:pPr>
        <w:widowControl/>
        <w:jc w:val="left"/>
        <w:rPr>
          <w:rFonts w:ascii="宋体" w:hAnsi="宋体" w:cs="宋体"/>
          <w:kern w:val="0"/>
          <w:sz w:val="24"/>
        </w:rPr>
      </w:pPr>
      <w:r w:rsidRPr="00834014">
        <w:rPr>
          <w:rFonts w:ascii="宋体" w:hAnsi="宋体" w:cs="宋体"/>
          <w:noProof/>
          <w:kern w:val="0"/>
          <w:sz w:val="24"/>
        </w:rPr>
        <w:lastRenderedPageBreak/>
        <w:drawing>
          <wp:inline distT="0" distB="0" distL="0" distR="0">
            <wp:extent cx="5956317" cy="4398380"/>
            <wp:effectExtent l="0" t="0" r="0" b="0"/>
            <wp:docPr id="55" name="图片 55" descr="C:\Users\Administrator\Documents\Tencent Files\3003379810\Image\C2C\L~_54QI(`F`5N1JMW$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L~_54QI(`F`5N1JMW$FXID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3447" cy="4433183"/>
                    </a:xfrm>
                    <a:prstGeom prst="rect">
                      <a:avLst/>
                    </a:prstGeom>
                    <a:noFill/>
                    <a:ln>
                      <a:noFill/>
                    </a:ln>
                  </pic:spPr>
                </pic:pic>
              </a:graphicData>
            </a:graphic>
          </wp:inline>
        </w:drawing>
      </w:r>
    </w:p>
    <w:p w:rsidR="00F351B3" w:rsidRDefault="00F351B3" w:rsidP="00F351B3">
      <w:pPr>
        <w:pStyle w:val="5"/>
        <w:numPr>
          <w:ilvl w:val="4"/>
          <w:numId w:val="1"/>
        </w:numPr>
        <w:spacing w:beforeLines="50" w:before="156" w:beforeAutospacing="0" w:afterLines="50" w:after="156" w:afterAutospacing="0"/>
        <w:ind w:left="995" w:hangingChars="472" w:hanging="995"/>
      </w:pPr>
      <w:r>
        <w:rPr>
          <w:rFonts w:hint="eastAsia"/>
        </w:rPr>
        <w:t>税务银行信息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F351B3" w:rsidTr="00937CD7">
        <w:trPr>
          <w:trHeight w:val="276"/>
        </w:trPr>
        <w:tc>
          <w:tcPr>
            <w:tcW w:w="1546"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备注</w:t>
            </w: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识别号</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37"/>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类型</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89"/>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纳税类型</w:t>
            </w:r>
            <w:r>
              <w:rPr>
                <w:rFonts w:ascii="Calibri" w:hAnsi="Calibri"/>
                <w:color w:val="000000"/>
                <w:szCs w:val="21"/>
              </w:rPr>
              <w:t>税码</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531"/>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w:t>
            </w:r>
            <w:r>
              <w:rPr>
                <w:rFonts w:ascii="Calibri" w:hAnsi="Calibri"/>
                <w:color w:val="000000"/>
                <w:szCs w:val="21"/>
              </w:rPr>
              <w:t>登记证电子版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36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一般</w:t>
            </w:r>
            <w:r>
              <w:rPr>
                <w:rFonts w:ascii="Calibri" w:hAnsi="Calibri"/>
                <w:color w:val="000000"/>
                <w:szCs w:val="21"/>
              </w:rPr>
              <w:t>纳税人资格证电子版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银行账号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B17F99" w:rsidRDefault="00B17F99" w:rsidP="00B17F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P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w:t>
            </w:r>
            <w:r>
              <w:rPr>
                <w:rFonts w:ascii="Calibri" w:hAnsi="Calibri" w:hint="eastAsia"/>
                <w:color w:val="000000"/>
                <w:szCs w:val="21"/>
              </w:rPr>
              <w:t>联行号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开户银行支行</w:t>
            </w:r>
            <w:r>
              <w:rPr>
                <w:rFonts w:ascii="Calibri" w:hAnsi="Calibri"/>
                <w:color w:val="000000"/>
                <w:szCs w:val="21"/>
              </w:rPr>
              <w:t>所在地</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银行</w:t>
            </w:r>
            <w:r>
              <w:rPr>
                <w:rFonts w:ascii="Calibri" w:hAnsi="Calibri"/>
                <w:color w:val="000000"/>
                <w:szCs w:val="21"/>
              </w:rPr>
              <w:t>开户</w:t>
            </w:r>
            <w:r>
              <w:rPr>
                <w:rFonts w:ascii="Calibri" w:hAnsi="Calibri" w:hint="eastAsia"/>
                <w:color w:val="000000"/>
                <w:szCs w:val="21"/>
              </w:rPr>
              <w:t>许可证</w:t>
            </w:r>
            <w:r>
              <w:rPr>
                <w:rFonts w:ascii="Calibri" w:hAnsi="Calibri"/>
                <w:color w:val="000000"/>
                <w:szCs w:val="21"/>
              </w:rPr>
              <w:t>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w:t>
            </w:r>
            <w:r>
              <w:rPr>
                <w:rFonts w:ascii="Calibri" w:hAnsi="Calibri"/>
                <w:color w:val="000000"/>
                <w:szCs w:val="21"/>
              </w:rPr>
              <w:t>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bl>
    <w:p w:rsidR="00F351B3" w:rsidRDefault="00F351B3" w:rsidP="00834014">
      <w:pPr>
        <w:widowControl/>
        <w:jc w:val="left"/>
        <w:rPr>
          <w:rFonts w:ascii="宋体" w:hAnsi="宋体" w:cs="宋体"/>
          <w:kern w:val="0"/>
          <w:sz w:val="24"/>
        </w:rPr>
      </w:pPr>
    </w:p>
    <w:p w:rsidR="00A73427" w:rsidRDefault="00A73427" w:rsidP="00834014">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43600" cy="6100453"/>
            <wp:effectExtent l="0" t="0" r="0" b="0"/>
            <wp:docPr id="56" name="图片 56" descr="C:\Users\Administrator\Documents\Tencent Files\3003379810\Image\C2C\MQI@~4O)0TGTG$G]E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MQI@~4O)0TGTG$G]EAV@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100453"/>
                    </a:xfrm>
                    <a:prstGeom prst="rect">
                      <a:avLst/>
                    </a:prstGeom>
                    <a:noFill/>
                    <a:ln>
                      <a:noFill/>
                    </a:ln>
                  </pic:spPr>
                </pic:pic>
              </a:graphicData>
            </a:graphic>
          </wp:inline>
        </w:drawing>
      </w:r>
    </w:p>
    <w:p w:rsidR="000A632A" w:rsidRDefault="000A632A" w:rsidP="000A632A">
      <w:pPr>
        <w:pStyle w:val="5"/>
        <w:numPr>
          <w:ilvl w:val="4"/>
          <w:numId w:val="1"/>
        </w:numPr>
        <w:spacing w:beforeLines="50" w:before="156" w:beforeAutospacing="0" w:afterLines="50" w:after="156" w:afterAutospacing="0"/>
        <w:ind w:left="995" w:hangingChars="472" w:hanging="995"/>
      </w:pPr>
      <w:r>
        <w:rPr>
          <w:rFonts w:hint="eastAsia"/>
        </w:rPr>
        <w:t>店铺信息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0A632A" w:rsidTr="00937CD7">
        <w:trPr>
          <w:trHeight w:val="276"/>
        </w:trPr>
        <w:tc>
          <w:tcPr>
            <w:tcW w:w="1546"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备注</w:t>
            </w:r>
          </w:p>
        </w:tc>
      </w:tr>
      <w:tr w:rsidR="00CC3A86" w:rsidTr="00937CD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类型</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937CD7">
        <w:trPr>
          <w:trHeight w:val="638"/>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官网地址</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网址格式</w:t>
            </w:r>
            <w:r>
              <w:rPr>
                <w:rFonts w:ascii="Calibri" w:hAnsi="Calibri" w:hint="eastAsia"/>
                <w:color w:val="000000"/>
                <w:szCs w:val="21"/>
              </w:rPr>
              <w:t>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52"/>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最近</w:t>
            </w:r>
            <w:r>
              <w:rPr>
                <w:rFonts w:ascii="Calibri" w:hAnsi="Calibri"/>
                <w:color w:val="000000"/>
                <w:szCs w:val="21"/>
              </w:rPr>
              <w:t>一年销售额</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仅输入不超过</w:t>
            </w:r>
            <w:r>
              <w:rPr>
                <w:rFonts w:ascii="Calibri" w:hAnsi="Calibri" w:hint="eastAsia"/>
                <w:color w:val="000000"/>
                <w:szCs w:val="21"/>
              </w:rPr>
              <w:t>9</w:t>
            </w:r>
            <w:r>
              <w:rPr>
                <w:rFonts w:ascii="Calibri" w:hAnsi="Calibri" w:hint="eastAsia"/>
                <w:color w:val="000000"/>
                <w:szCs w:val="21"/>
              </w:rPr>
              <w:t>位</w:t>
            </w:r>
            <w:r>
              <w:rPr>
                <w:rFonts w:ascii="Calibri" w:hAnsi="Calibri"/>
                <w:color w:val="000000"/>
                <w:szCs w:val="21"/>
              </w:rPr>
              <w:t>数的数字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4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同类</w:t>
            </w:r>
            <w:r>
              <w:rPr>
                <w:rFonts w:ascii="Calibri" w:hAnsi="Calibri"/>
                <w:color w:val="000000"/>
                <w:szCs w:val="21"/>
              </w:rPr>
              <w:t>电子商务</w:t>
            </w:r>
            <w:r>
              <w:rPr>
                <w:rFonts w:ascii="Calibri" w:hAnsi="Calibri" w:hint="eastAsia"/>
                <w:color w:val="000000"/>
                <w:szCs w:val="21"/>
              </w:rPr>
              <w:t>网站</w:t>
            </w:r>
            <w:r>
              <w:rPr>
                <w:rFonts w:ascii="Calibri" w:hAnsi="Calibri"/>
                <w:color w:val="000000"/>
                <w:szCs w:val="21"/>
              </w:rPr>
              <w:t>经验</w:t>
            </w:r>
          </w:p>
        </w:tc>
        <w:tc>
          <w:tcPr>
            <w:tcW w:w="1435" w:type="dxa"/>
          </w:tcPr>
          <w:p w:rsidR="00CC3A86" w:rsidRDefault="00CC3A86" w:rsidP="00CC3A86">
            <w:r>
              <w:rPr>
                <w:rFonts w:ascii="Calibri" w:hAnsi="Calibri" w:hint="eastAsia"/>
                <w:color w:val="000000"/>
                <w:szCs w:val="21"/>
              </w:rPr>
              <w:t>单选按钮</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Pr>
                <w:rFonts w:ascii="Calibri" w:hAnsi="Calibri"/>
                <w:color w:val="000000"/>
                <w:szCs w:val="21"/>
              </w:rPr>
              <w:t>选择无</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2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网店</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lastRenderedPageBreak/>
              <w:t>网店</w:t>
            </w:r>
            <w:r>
              <w:rPr>
                <w:rFonts w:ascii="Calibri" w:hAnsi="Calibri"/>
                <w:color w:val="000000"/>
                <w:szCs w:val="21"/>
              </w:rPr>
              <w:t>运营人数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、只能为</w:t>
            </w:r>
            <w:r>
              <w:rPr>
                <w:rFonts w:ascii="Calibri" w:hAnsi="Calibri"/>
                <w:color w:val="000000"/>
                <w:szCs w:val="21"/>
              </w:rPr>
              <w:t>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可</w:t>
            </w:r>
            <w:r>
              <w:rPr>
                <w:rFonts w:ascii="Calibri" w:hAnsi="Calibri"/>
                <w:color w:val="000000"/>
                <w:szCs w:val="21"/>
              </w:rPr>
              <w:t>网售商品数量</w:t>
            </w:r>
          </w:p>
        </w:tc>
        <w:tc>
          <w:tcPr>
            <w:tcW w:w="1435" w:type="dxa"/>
          </w:tcPr>
          <w:p w:rsidR="00CC3A86" w:rsidRDefault="00CC3A86" w:rsidP="00CC3A86">
            <w:r>
              <w:rPr>
                <w:rFonts w:ascii="Calibri" w:hAnsi="Calibri" w:hint="eastAsia"/>
                <w:color w:val="000000"/>
                <w:szCs w:val="21"/>
              </w:rPr>
              <w:t>下拉列表框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预计平均客</w:t>
            </w:r>
            <w:r>
              <w:rPr>
                <w:rFonts w:ascii="Calibri" w:hAnsi="Calibri"/>
                <w:color w:val="000000"/>
                <w:szCs w:val="21"/>
              </w:rPr>
              <w:t>单价</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仓库情况</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常用</w:t>
            </w:r>
            <w:r>
              <w:rPr>
                <w:rFonts w:ascii="Calibri" w:hAnsi="Calibri"/>
                <w:color w:val="000000"/>
                <w:szCs w:val="21"/>
              </w:rPr>
              <w:t>物流公司</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ERP</w:t>
            </w:r>
            <w:r>
              <w:rPr>
                <w:rFonts w:ascii="Calibri" w:hAnsi="Calibri"/>
                <w:color w:val="000000"/>
                <w:szCs w:val="21"/>
              </w:rPr>
              <w:t>类型</w:t>
            </w:r>
          </w:p>
        </w:tc>
        <w:tc>
          <w:tcPr>
            <w:tcW w:w="1435" w:type="dxa"/>
          </w:tcPr>
          <w:p w:rsidR="00CC3A86" w:rsidRDefault="00CC3A86" w:rsidP="00CC3A86">
            <w:r>
              <w:rPr>
                <w:rFonts w:ascii="Calibri" w:hAnsi="Calibri" w:hint="eastAsia"/>
                <w:color w:val="000000"/>
                <w:szCs w:val="21"/>
              </w:rPr>
              <w:t>下拉列表</w:t>
            </w:r>
            <w:r>
              <w:rPr>
                <w:rFonts w:ascii="Calibri" w:hAnsi="Calibri"/>
                <w:color w:val="000000"/>
                <w:szCs w:val="21"/>
              </w:rPr>
              <w:t>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代运营</w:t>
            </w:r>
            <w:r>
              <w:rPr>
                <w:rFonts w:ascii="Calibri" w:hAnsi="Calibri"/>
                <w:color w:val="000000"/>
                <w:szCs w:val="21"/>
              </w:rPr>
              <w:t>公司名称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是否</w:t>
            </w:r>
            <w:r>
              <w:rPr>
                <w:rFonts w:ascii="Calibri" w:hAnsi="Calibri"/>
                <w:color w:val="000000"/>
                <w:szCs w:val="21"/>
              </w:rPr>
              <w:t>会选择创展仓库</w:t>
            </w:r>
          </w:p>
        </w:tc>
        <w:tc>
          <w:tcPr>
            <w:tcW w:w="1435" w:type="dxa"/>
          </w:tcPr>
          <w:p w:rsidR="00CC3A86" w:rsidRDefault="00CC3A86" w:rsidP="00CC3A86">
            <w:r>
              <w:rPr>
                <w:rFonts w:hint="eastAsia"/>
              </w:rPr>
              <w:t>下拉</w:t>
            </w:r>
            <w:r>
              <w:t>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是否会选择创展物流</w:t>
            </w:r>
          </w:p>
        </w:tc>
        <w:tc>
          <w:tcPr>
            <w:tcW w:w="1435" w:type="dxa"/>
          </w:tcPr>
          <w:p w:rsidR="00CC3A86" w:rsidRDefault="00CC3A86" w:rsidP="00CC3A86">
            <w:r>
              <w:rPr>
                <w:rFonts w:ascii="Calibri" w:hAnsi="Calibri"/>
                <w:color w:val="000000"/>
                <w:szCs w:val="21"/>
              </w:rPr>
              <w:t>下拉列表</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推荐码</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5</w:t>
            </w:r>
            <w:r>
              <w:rPr>
                <w:rFonts w:ascii="Calibri" w:hAnsi="Calibri"/>
                <w:color w:val="000000"/>
                <w:szCs w:val="21"/>
              </w:rPr>
              <w:t>为或</w:t>
            </w:r>
            <w:r>
              <w:rPr>
                <w:rFonts w:ascii="Calibri" w:hAnsi="Calibri" w:hint="eastAsia"/>
                <w:color w:val="000000"/>
                <w:szCs w:val="21"/>
              </w:rPr>
              <w:t>7</w:t>
            </w:r>
            <w:r>
              <w:rPr>
                <w:rFonts w:ascii="Calibri" w:hAnsi="Calibri"/>
                <w:color w:val="000000"/>
                <w:szCs w:val="21"/>
              </w:rPr>
              <w:t>为数字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电子版</w:t>
            </w:r>
          </w:p>
        </w:tc>
        <w:tc>
          <w:tcPr>
            <w:tcW w:w="1435" w:type="dxa"/>
          </w:tcPr>
          <w:p w:rsidR="00CC3A86" w:rsidRDefault="00CC3A86" w:rsidP="00CC3A86">
            <w:r>
              <w:rPr>
                <w:rFonts w:ascii="Calibri" w:hAnsi="Calibri"/>
                <w:color w:val="000000"/>
                <w:szCs w:val="21"/>
              </w:rPr>
              <w:t>文件域</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bl>
    <w:p w:rsidR="000A632A" w:rsidRDefault="000A632A" w:rsidP="00834014">
      <w:pPr>
        <w:widowControl/>
        <w:jc w:val="left"/>
        <w:rPr>
          <w:rFonts w:ascii="宋体" w:hAnsi="宋体" w:cs="宋体"/>
          <w:kern w:val="0"/>
          <w:sz w:val="24"/>
        </w:rPr>
      </w:pPr>
    </w:p>
    <w:p w:rsidR="000D140C" w:rsidRDefault="00A73427" w:rsidP="000D140C">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66460" cy="4003883"/>
            <wp:effectExtent l="0" t="0" r="0" b="0"/>
            <wp:docPr id="61" name="图片 61" descr="C:\Users\Administrator\Documents\Tencent Files\3003379810\Image\C2C\PCO061I@0CXA23KJ)44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PCO061I@0CXA23KJ)44NO@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0181" cy="4013090"/>
                    </a:xfrm>
                    <a:prstGeom prst="rect">
                      <a:avLst/>
                    </a:prstGeom>
                    <a:noFill/>
                    <a:ln>
                      <a:noFill/>
                    </a:ln>
                  </pic:spPr>
                </pic:pic>
              </a:graphicData>
            </a:graphic>
          </wp:inline>
        </w:drawing>
      </w:r>
    </w:p>
    <w:p w:rsidR="005B5855" w:rsidRDefault="005B5855" w:rsidP="005B5855">
      <w:pPr>
        <w:pStyle w:val="5"/>
        <w:numPr>
          <w:ilvl w:val="4"/>
          <w:numId w:val="1"/>
        </w:numPr>
        <w:spacing w:beforeLines="50" w:before="156" w:beforeAutospacing="0" w:afterLines="50" w:after="156" w:afterAutospacing="0"/>
        <w:ind w:left="995" w:hangingChars="472" w:hanging="995"/>
      </w:pPr>
      <w:r>
        <w:rPr>
          <w:rFonts w:hint="eastAsia"/>
        </w:rPr>
        <w:t>店铺类型类目</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5B5855" w:rsidTr="00937CD7">
        <w:trPr>
          <w:trHeight w:val="276"/>
        </w:trPr>
        <w:tc>
          <w:tcPr>
            <w:tcW w:w="1546"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备注</w:t>
            </w:r>
          </w:p>
        </w:tc>
      </w:tr>
      <w:tr w:rsidR="005B5855" w:rsidTr="00937CD7">
        <w:trPr>
          <w:trHeight w:val="314"/>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期望店铺类型</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638"/>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lastRenderedPageBreak/>
              <w:t>主营类目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52"/>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详细类目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按钮</w:t>
            </w: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4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2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14"/>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bl>
    <w:p w:rsidR="005B5855" w:rsidRDefault="005B5855" w:rsidP="000D140C">
      <w:pPr>
        <w:widowControl/>
        <w:jc w:val="left"/>
        <w:rPr>
          <w:rFonts w:ascii="宋体" w:hAnsi="宋体" w:cs="宋体"/>
          <w:kern w:val="0"/>
          <w:sz w:val="24"/>
        </w:rPr>
      </w:pPr>
    </w:p>
    <w:p w:rsidR="006E2422" w:rsidRDefault="006E2422" w:rsidP="000D140C">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43600" cy="2925939"/>
            <wp:effectExtent l="0" t="0" r="0" b="0"/>
            <wp:docPr id="62" name="图片 62" descr="C:\Users\Administrator\Documents\Tencent Files\3003379810\Image\C2C\_KA{VDX4%L8GS~8Q%LS77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_KA{VDX4%L8GS~8Q%LS77X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25939"/>
                    </a:xfrm>
                    <a:prstGeom prst="rect">
                      <a:avLst/>
                    </a:prstGeom>
                    <a:noFill/>
                    <a:ln>
                      <a:noFill/>
                    </a:ln>
                  </pic:spPr>
                </pic:pic>
              </a:graphicData>
            </a:graphic>
          </wp:inline>
        </w:drawing>
      </w:r>
    </w:p>
    <w:p w:rsidR="006E2422" w:rsidRDefault="006E2422" w:rsidP="006E2422">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51220" cy="1303557"/>
            <wp:effectExtent l="0" t="0" r="0" b="0"/>
            <wp:docPr id="63" name="图片 63" descr="C:\Users\Administrator\Documents\Tencent Files\3003379810\Image\C2C\O2MEYZ2~%`1~JR%$1WU0Z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3003379810\Image\C2C\O2MEYZ2~%`1~JR%$1WU0ZS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6934" cy="1313570"/>
                    </a:xfrm>
                    <a:prstGeom prst="rect">
                      <a:avLst/>
                    </a:prstGeom>
                    <a:noFill/>
                    <a:ln>
                      <a:noFill/>
                    </a:ln>
                  </pic:spPr>
                </pic:pic>
              </a:graphicData>
            </a:graphic>
          </wp:inline>
        </w:drawing>
      </w:r>
    </w:p>
    <w:p w:rsidR="00065A21" w:rsidRDefault="00065A21" w:rsidP="00065A21">
      <w:pPr>
        <w:pStyle w:val="5"/>
        <w:numPr>
          <w:ilvl w:val="4"/>
          <w:numId w:val="1"/>
        </w:numPr>
        <w:spacing w:beforeLines="50" w:before="156" w:beforeAutospacing="0" w:afterLines="50" w:after="156" w:afterAutospacing="0"/>
        <w:ind w:left="995" w:hangingChars="472" w:hanging="995"/>
      </w:pPr>
      <w:r>
        <w:rPr>
          <w:rFonts w:hint="eastAsia"/>
        </w:rPr>
        <w:t>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065A21" w:rsidTr="00937CD7">
        <w:trPr>
          <w:trHeight w:val="276"/>
        </w:trPr>
        <w:tc>
          <w:tcPr>
            <w:tcW w:w="1546"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备注</w:t>
            </w:r>
          </w:p>
        </w:tc>
      </w:tr>
      <w:tr w:rsidR="00065A21" w:rsidTr="00937CD7">
        <w:trPr>
          <w:trHeight w:val="314"/>
        </w:trPr>
        <w:tc>
          <w:tcPr>
            <w:tcW w:w="1546" w:type="dxa"/>
            <w:vAlign w:val="center"/>
          </w:tcPr>
          <w:p w:rsidR="00065A21" w:rsidRDefault="00CC3A86" w:rsidP="00937CD7">
            <w:pPr>
              <w:rPr>
                <w:rFonts w:ascii="Calibri" w:hAnsi="Calibri"/>
                <w:color w:val="000000"/>
                <w:szCs w:val="21"/>
              </w:rPr>
            </w:pPr>
            <w:r>
              <w:rPr>
                <w:rFonts w:ascii="Calibri" w:hAnsi="Calibri"/>
                <w:color w:val="000000"/>
                <w:szCs w:val="21"/>
              </w:rPr>
              <w:t>输入品牌中文名称</w:t>
            </w:r>
          </w:p>
        </w:tc>
        <w:tc>
          <w:tcPr>
            <w:tcW w:w="1435" w:type="dxa"/>
            <w:vAlign w:val="center"/>
          </w:tcPr>
          <w:p w:rsidR="00065A21" w:rsidRDefault="00CC3A86"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638"/>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输入品牌英文名称</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52"/>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在品牌库搜索</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按钮</w:t>
            </w: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4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2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14"/>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bl>
    <w:p w:rsidR="00065A21" w:rsidRDefault="00065A21" w:rsidP="006E2422">
      <w:pPr>
        <w:widowControl/>
        <w:jc w:val="left"/>
        <w:rPr>
          <w:rFonts w:ascii="宋体" w:hAnsi="宋体" w:cs="宋体"/>
          <w:kern w:val="0"/>
          <w:sz w:val="24"/>
        </w:rPr>
      </w:pPr>
    </w:p>
    <w:p w:rsidR="00333C34" w:rsidRDefault="00333C34" w:rsidP="006E2422">
      <w:pPr>
        <w:widowControl/>
        <w:jc w:val="left"/>
        <w:rPr>
          <w:rFonts w:ascii="宋体" w:hAnsi="宋体" w:cs="宋体"/>
          <w:kern w:val="0"/>
          <w:sz w:val="24"/>
        </w:rPr>
      </w:pPr>
      <w:r w:rsidRPr="00333C34">
        <w:rPr>
          <w:rFonts w:ascii="宋体" w:hAnsi="宋体" w:cs="宋体"/>
          <w:noProof/>
          <w:kern w:val="0"/>
          <w:sz w:val="24"/>
        </w:rPr>
        <w:drawing>
          <wp:inline distT="0" distB="0" distL="0" distR="0">
            <wp:extent cx="5943600" cy="5276214"/>
            <wp:effectExtent l="0" t="0" r="0" b="0"/>
            <wp:docPr id="64" name="图片 64" descr="C:\Users\Administrator\Documents\Tencent Files\3003379810\Image\C2C\L[USMAQ1MU{SD4(WF6(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3003379810\Image\C2C\L[USMAQ1MU{SD4(WF6(VP@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76214"/>
                    </a:xfrm>
                    <a:prstGeom prst="rect">
                      <a:avLst/>
                    </a:prstGeom>
                    <a:noFill/>
                    <a:ln>
                      <a:noFill/>
                    </a:ln>
                  </pic:spPr>
                </pic:pic>
              </a:graphicData>
            </a:graphic>
          </wp:inline>
        </w:drawing>
      </w:r>
    </w:p>
    <w:p w:rsidR="005D306C" w:rsidRDefault="005D306C" w:rsidP="005D306C">
      <w:pPr>
        <w:pStyle w:val="5"/>
        <w:numPr>
          <w:ilvl w:val="4"/>
          <w:numId w:val="1"/>
        </w:numPr>
        <w:spacing w:beforeLines="50" w:before="156" w:beforeAutospacing="0" w:afterLines="50" w:after="156" w:afterAutospacing="0"/>
        <w:ind w:left="995" w:hangingChars="472" w:hanging="995"/>
      </w:pPr>
      <w:r>
        <w:rPr>
          <w:rFonts w:hint="eastAsia"/>
        </w:rPr>
        <w:t>新增品牌信息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5D306C" w:rsidTr="00937CD7">
        <w:trPr>
          <w:trHeight w:val="276"/>
        </w:trPr>
        <w:tc>
          <w:tcPr>
            <w:tcW w:w="1546"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字母名称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79"/>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品牌首字母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27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品牌ＬＯＧＯ</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经营类型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品牌使用期限</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资质名称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lastRenderedPageBreak/>
              <w:t>资质电子版</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到期日</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bl>
    <w:p w:rsidR="005D306C" w:rsidRDefault="005D306C" w:rsidP="006E2422">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9895" cy="3688080"/>
            <wp:effectExtent l="0" t="0" r="0" b="0"/>
            <wp:docPr id="65" name="图片 65" descr="C:\Users\Administrator\Documents\Tencent Files\3003379810\Image\C2C\KF)I)BGFQK853))FPB8[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003379810\Image\C2C\KF)I)BGFQK853))FPB8[P]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364" cy="3698908"/>
                    </a:xfrm>
                    <a:prstGeom prst="rect">
                      <a:avLst/>
                    </a:prstGeom>
                    <a:noFill/>
                    <a:ln>
                      <a:noFill/>
                    </a:ln>
                  </pic:spPr>
                </pic:pic>
              </a:graphicData>
            </a:graphic>
          </wp:inline>
        </w:drawing>
      </w:r>
    </w:p>
    <w:p w:rsidR="005A62AB" w:rsidRDefault="005A62AB" w:rsidP="006E2422">
      <w:pPr>
        <w:widowControl/>
        <w:jc w:val="left"/>
        <w:rPr>
          <w:rFonts w:ascii="宋体" w:hAnsi="宋体" w:cs="宋体"/>
          <w:kern w:val="0"/>
          <w:sz w:val="24"/>
        </w:rPr>
      </w:pPr>
    </w:p>
    <w:p w:rsid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60788" cy="4145280"/>
            <wp:effectExtent l="0" t="0" r="0" b="0"/>
            <wp:docPr id="66" name="图片 66" descr="C:\Users\Administrator\Documents\Tencent Files\3003379810\Image\C2C\DZ5E9IM8J]48NL(7Z`X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3003379810\Image\C2C\DZ5E9IM8J]48NL(7Z`X3E~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8662" cy="4150756"/>
                    </a:xfrm>
                    <a:prstGeom prst="rect">
                      <a:avLst/>
                    </a:prstGeom>
                    <a:noFill/>
                    <a:ln>
                      <a:noFill/>
                    </a:ln>
                  </pic:spPr>
                </pic:pic>
              </a:graphicData>
            </a:graphic>
          </wp:inline>
        </w:drawing>
      </w:r>
    </w:p>
    <w:p w:rsidR="007A3A77" w:rsidRDefault="007A3A77" w:rsidP="007A3A77">
      <w:pPr>
        <w:pStyle w:val="5"/>
        <w:numPr>
          <w:ilvl w:val="4"/>
          <w:numId w:val="1"/>
        </w:numPr>
        <w:spacing w:beforeLines="50" w:before="156" w:beforeAutospacing="0" w:afterLines="50" w:after="156" w:afterAutospacing="0"/>
        <w:ind w:left="995" w:hangingChars="472" w:hanging="995"/>
      </w:pPr>
      <w:r>
        <w:rPr>
          <w:rFonts w:hint="eastAsia"/>
        </w:rPr>
        <w:lastRenderedPageBreak/>
        <w:t>店铺命名</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7A3A77" w:rsidTr="00937CD7">
        <w:trPr>
          <w:trHeight w:val="276"/>
        </w:trPr>
        <w:tc>
          <w:tcPr>
            <w:tcW w:w="1546"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选择品牌名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638"/>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类目描述关键词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5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选择店铺后缀</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4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期望店铺登录名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7A3A77" w:rsidTr="00937CD7">
        <w:trPr>
          <w:trHeight w:val="314"/>
        </w:trPr>
        <w:tc>
          <w:tcPr>
            <w:tcW w:w="1546" w:type="dxa"/>
            <w:vAlign w:val="center"/>
          </w:tcPr>
          <w:p w:rsidR="007A3A77" w:rsidRDefault="007A3A77" w:rsidP="00937CD7">
            <w:pPr>
              <w:rPr>
                <w:rFonts w:ascii="Calibri" w:hAnsi="Calibri"/>
                <w:color w:val="000000"/>
                <w:szCs w:val="21"/>
              </w:rPr>
            </w:pPr>
          </w:p>
        </w:tc>
        <w:tc>
          <w:tcPr>
            <w:tcW w:w="1435" w:type="dxa"/>
            <w:vAlign w:val="center"/>
          </w:tcPr>
          <w:p w:rsidR="007A3A77" w:rsidRDefault="007A3A77" w:rsidP="00937CD7">
            <w:pPr>
              <w:rPr>
                <w:rFonts w:ascii="Calibri" w:hAnsi="Calibri"/>
                <w:color w:val="000000"/>
                <w:szCs w:val="21"/>
              </w:rPr>
            </w:pPr>
          </w:p>
        </w:tc>
        <w:tc>
          <w:tcPr>
            <w:tcW w:w="4590" w:type="dxa"/>
            <w:vAlign w:val="center"/>
          </w:tcPr>
          <w:p w:rsidR="007A3A77" w:rsidRPr="00855B47" w:rsidRDefault="007A3A77" w:rsidP="00937CD7">
            <w:pPr>
              <w:rPr>
                <w:rFonts w:ascii="Calibri" w:hAnsi="Calibri"/>
                <w:color w:val="000000"/>
                <w:szCs w:val="21"/>
              </w:rPr>
            </w:pPr>
          </w:p>
        </w:tc>
        <w:tc>
          <w:tcPr>
            <w:tcW w:w="2010" w:type="dxa"/>
            <w:vAlign w:val="center"/>
          </w:tcPr>
          <w:p w:rsidR="007A3A77" w:rsidRDefault="007A3A77" w:rsidP="00937CD7">
            <w:pPr>
              <w:ind w:firstLine="525"/>
              <w:rPr>
                <w:rFonts w:ascii="Calibri" w:hAnsi="Calibri"/>
                <w:color w:val="000000"/>
                <w:szCs w:val="21"/>
              </w:rPr>
            </w:pPr>
          </w:p>
        </w:tc>
      </w:tr>
    </w:tbl>
    <w:p w:rsidR="007A3A77" w:rsidRDefault="007A3A77" w:rsidP="005A62AB">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3600" cy="3300272"/>
            <wp:effectExtent l="0" t="0" r="0" b="0"/>
            <wp:docPr id="67" name="图片 67" descr="C:\Users\Administrator\Documents\Tencent Files\3003379810\Image\C2C\UX(3{5[N8N]IXK74)K[$K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Tencent Files\3003379810\Image\C2C\UX(3{5[N8N]IXK74)K[$KV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00272"/>
                    </a:xfrm>
                    <a:prstGeom prst="rect">
                      <a:avLst/>
                    </a:prstGeom>
                    <a:noFill/>
                    <a:ln>
                      <a:noFill/>
                    </a:ln>
                  </pic:spPr>
                </pic:pic>
              </a:graphicData>
            </a:graphic>
          </wp:inline>
        </w:drawing>
      </w:r>
    </w:p>
    <w:p w:rsidR="005A62AB" w:rsidRPr="006E2422" w:rsidRDefault="005A62AB" w:rsidP="006E2422">
      <w:pPr>
        <w:widowControl/>
        <w:jc w:val="left"/>
        <w:rPr>
          <w:rFonts w:ascii="宋体" w:hAnsi="宋体" w:cs="宋体"/>
          <w:kern w:val="0"/>
          <w:sz w:val="24"/>
        </w:rPr>
      </w:pPr>
    </w:p>
    <w:p w:rsidR="006E2422" w:rsidRPr="000D140C" w:rsidRDefault="006E2422" w:rsidP="000D140C">
      <w:pPr>
        <w:widowControl/>
        <w:jc w:val="left"/>
        <w:rPr>
          <w:rFonts w:ascii="宋体" w:hAnsi="宋体" w:cs="宋体"/>
          <w:kern w:val="0"/>
          <w:sz w:val="24"/>
        </w:rPr>
      </w:pPr>
    </w:p>
    <w:p w:rsidR="000D140C" w:rsidRPr="00A93702" w:rsidRDefault="000D140C" w:rsidP="00A93702">
      <w:pPr>
        <w:widowControl/>
        <w:jc w:val="left"/>
        <w:rPr>
          <w:rFonts w:ascii="宋体" w:hAnsi="宋体" w:cs="宋体"/>
          <w:kern w:val="0"/>
          <w:sz w:val="24"/>
        </w:rPr>
      </w:pPr>
    </w:p>
    <w:p w:rsidR="00A93702" w:rsidRDefault="00A93702" w:rsidP="00F63645">
      <w:pPr>
        <w:pStyle w:val="infoblue"/>
        <w:spacing w:before="0" w:beforeAutospacing="0" w:afterLines="50" w:after="156" w:afterAutospacing="0"/>
        <w:ind w:firstLineChars="95" w:firstLine="199"/>
        <w:rPr>
          <w:rFonts w:ascii="Arial" w:hAnsi="Arial" w:cs="Arial"/>
          <w:i w:val="0"/>
          <w:color w:val="auto"/>
        </w:rPr>
      </w:pPr>
    </w:p>
    <w:p w:rsidR="0057785D" w:rsidRDefault="0057785D" w:rsidP="0057785D">
      <w:pPr>
        <w:pStyle w:val="4"/>
        <w:numPr>
          <w:ilvl w:val="3"/>
          <w:numId w:val="1"/>
        </w:numPr>
      </w:pPr>
      <w:r>
        <w:rPr>
          <w:rFonts w:hint="eastAsia"/>
        </w:rPr>
        <w:lastRenderedPageBreak/>
        <w:t>商家商品</w:t>
      </w:r>
      <w:r w:rsidR="004516D9">
        <w:rPr>
          <w:rFonts w:hint="eastAsia"/>
        </w:rPr>
        <w:t>列表</w:t>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功能描述</w:t>
      </w:r>
    </w:p>
    <w:p w:rsidR="0057785D" w:rsidRPr="00CF565D" w:rsidRDefault="0057785D" w:rsidP="00CF565D">
      <w:pPr>
        <w:widowControl/>
        <w:jc w:val="left"/>
        <w:rPr>
          <w:rFonts w:ascii="Arial" w:hAnsi="Arial" w:cs="Arial"/>
        </w:rPr>
      </w:pPr>
      <w:r>
        <w:rPr>
          <w:rFonts w:ascii="Arial" w:hAnsi="Arial" w:cs="Arial" w:hint="eastAsia"/>
        </w:rPr>
        <w:t xml:space="preserve"> </w:t>
      </w:r>
      <w:r w:rsidR="002541E1" w:rsidRPr="002541E1">
        <w:rPr>
          <w:rFonts w:ascii="宋体" w:hAnsi="宋体" w:cs="宋体"/>
          <w:noProof/>
          <w:kern w:val="0"/>
          <w:sz w:val="24"/>
        </w:rPr>
        <w:drawing>
          <wp:inline distT="0" distB="0" distL="0" distR="0">
            <wp:extent cx="6272400" cy="4914900"/>
            <wp:effectExtent l="0" t="0" r="0" b="0"/>
            <wp:docPr id="51" name="图片 51" descr="C:\Users\Administrator\Documents\Tencent Files\3003379810\Image\C2C\6NHB~H7HV7MK()348QIZ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6NHB~H7HV7MK()348QIZ4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86290" cy="4925784"/>
                    </a:xfrm>
                    <a:prstGeom prst="rect">
                      <a:avLst/>
                    </a:prstGeom>
                    <a:noFill/>
                    <a:ln>
                      <a:noFill/>
                    </a:ln>
                  </pic:spPr>
                </pic:pic>
              </a:graphicData>
            </a:graphic>
          </wp:inline>
        </w:drawing>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业务规则</w:t>
      </w:r>
    </w:p>
    <w:p w:rsidR="0057785D" w:rsidRDefault="0057785D" w:rsidP="001D5EF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762B2">
        <w:rPr>
          <w:rFonts w:ascii="Arial" w:hAnsi="Arial" w:cs="Arial" w:hint="eastAsia"/>
          <w:i w:val="0"/>
          <w:color w:val="auto"/>
        </w:rPr>
        <w:t>商品</w:t>
      </w:r>
      <w:r w:rsidR="004762B2">
        <w:rPr>
          <w:rFonts w:ascii="Arial" w:hAnsi="Arial" w:cs="Arial" w:hint="eastAsia"/>
          <w:i w:val="0"/>
          <w:color w:val="auto"/>
        </w:rPr>
        <w:t>ID</w:t>
      </w:r>
      <w:r w:rsidR="004762B2">
        <w:rPr>
          <w:rFonts w:ascii="Arial" w:hAnsi="Arial" w:cs="Arial" w:hint="eastAsia"/>
          <w:i w:val="0"/>
          <w:color w:val="auto"/>
        </w:rPr>
        <w:t>或名称进行模糊查询</w:t>
      </w:r>
      <w:r w:rsidR="001D5EF6">
        <w:rPr>
          <w:rFonts w:ascii="Arial" w:hAnsi="Arial" w:cs="Arial" w:hint="eastAsia"/>
          <w:i w:val="0"/>
          <w:color w:val="auto"/>
        </w:rPr>
        <w:t xml:space="preserve"> </w:t>
      </w:r>
    </w:p>
    <w:p w:rsidR="0057785D" w:rsidRPr="00095173" w:rsidRDefault="008F1AD3" w:rsidP="00095173">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FC4F2A">
        <w:rPr>
          <w:rFonts w:ascii="Arial" w:hAnsi="Arial" w:cs="Arial" w:hint="eastAsia"/>
          <w:i w:val="0"/>
          <w:color w:val="auto"/>
        </w:rPr>
        <w:t>分页功能</w:t>
      </w:r>
    </w:p>
    <w:p w:rsidR="0057785D" w:rsidRDefault="0057785D" w:rsidP="0057785D">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E7947">
        <w:rPr>
          <w:rFonts w:ascii="Arial" w:hAnsi="Arial" w:cs="Arial" w:hint="eastAsia"/>
          <w:i w:val="0"/>
          <w:color w:val="auto"/>
        </w:rPr>
        <w:t>上架下架功能</w:t>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7785D" w:rsidTr="002541E1">
        <w:tc>
          <w:tcPr>
            <w:tcW w:w="1527"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备注</w:t>
            </w:r>
          </w:p>
        </w:tc>
      </w:tr>
      <w:tr w:rsidR="0057785D" w:rsidTr="002541E1">
        <w:tc>
          <w:tcPr>
            <w:tcW w:w="1527" w:type="dxa"/>
            <w:vAlign w:val="center"/>
          </w:tcPr>
          <w:p w:rsidR="0057785D" w:rsidRDefault="008412D3" w:rsidP="002541E1">
            <w:pPr>
              <w:rPr>
                <w:rFonts w:ascii="Calibri" w:hAnsi="Calibri"/>
                <w:color w:val="000000"/>
                <w:szCs w:val="21"/>
              </w:rPr>
            </w:pPr>
            <w:r>
              <w:rPr>
                <w:rFonts w:ascii="Calibri" w:hAnsi="Calibri" w:hint="eastAsia"/>
                <w:color w:val="000000"/>
                <w:szCs w:val="21"/>
              </w:rPr>
              <w:t>查询输入框</w:t>
            </w:r>
          </w:p>
        </w:tc>
        <w:tc>
          <w:tcPr>
            <w:tcW w:w="1418" w:type="dxa"/>
            <w:vAlign w:val="center"/>
          </w:tcPr>
          <w:p w:rsidR="0057785D" w:rsidRDefault="008412D3"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7785D" w:rsidRPr="00855B47" w:rsidRDefault="008412D3" w:rsidP="002541E1">
            <w:pPr>
              <w:jc w:val="left"/>
              <w:rPr>
                <w:rFonts w:ascii="Calibri" w:hAnsi="Calibri"/>
                <w:color w:val="000000"/>
                <w:szCs w:val="21"/>
              </w:rPr>
            </w:pPr>
            <w:r>
              <w:rPr>
                <w:rFonts w:ascii="Arial" w:hAnsi="Arial" w:cs="Arial" w:hint="eastAsia"/>
                <w:i/>
              </w:rPr>
              <w:t>商品</w:t>
            </w:r>
            <w:r>
              <w:rPr>
                <w:rFonts w:ascii="Arial" w:hAnsi="Arial" w:cs="Arial" w:hint="eastAsia"/>
                <w:i/>
              </w:rPr>
              <w:t>ID</w:t>
            </w:r>
            <w:r>
              <w:rPr>
                <w:rFonts w:ascii="Arial" w:hAnsi="Arial" w:cs="Arial" w:hint="eastAsia"/>
                <w:i/>
              </w:rPr>
              <w:t>或名称进行模糊查询</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删除按钮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删除操作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上架按钮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上架操作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下架按钮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Default="006F0BE6" w:rsidP="002541E1">
            <w:pPr>
              <w:rPr>
                <w:rFonts w:ascii="Calibri" w:hAnsi="Calibri"/>
                <w:color w:val="000000"/>
                <w:szCs w:val="21"/>
              </w:rPr>
            </w:pPr>
            <w:r>
              <w:rPr>
                <w:rFonts w:ascii="Calibri" w:hAnsi="Calibri" w:hint="eastAsia"/>
                <w:color w:val="000000"/>
                <w:szCs w:val="21"/>
              </w:rPr>
              <w:t>下架操作</w:t>
            </w:r>
          </w:p>
        </w:tc>
        <w:tc>
          <w:tcPr>
            <w:tcW w:w="1986" w:type="dxa"/>
            <w:vAlign w:val="center"/>
          </w:tcPr>
          <w:p w:rsidR="0057785D" w:rsidRDefault="0057785D" w:rsidP="002541E1">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上一页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向前翻页</w:t>
            </w:r>
          </w:p>
        </w:tc>
        <w:tc>
          <w:tcPr>
            <w:tcW w:w="1986" w:type="dxa"/>
            <w:vAlign w:val="center"/>
          </w:tcPr>
          <w:p w:rsidR="006110AC" w:rsidRDefault="006110AC" w:rsidP="006110AC">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下一页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向后翻页</w:t>
            </w:r>
          </w:p>
        </w:tc>
        <w:tc>
          <w:tcPr>
            <w:tcW w:w="1986" w:type="dxa"/>
            <w:vAlign w:val="center"/>
          </w:tcPr>
          <w:p w:rsidR="006110AC" w:rsidRDefault="006110AC" w:rsidP="006110AC">
            <w:pPr>
              <w:ind w:firstLine="525"/>
              <w:rPr>
                <w:rFonts w:ascii="Calibri" w:hAnsi="Calibri"/>
                <w:color w:val="000000"/>
                <w:szCs w:val="21"/>
              </w:rPr>
            </w:pPr>
          </w:p>
        </w:tc>
      </w:tr>
    </w:tbl>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57785D" w:rsidRPr="006057FC" w:rsidRDefault="004A5BFC" w:rsidP="0057785D">
      <w:r>
        <w:rPr>
          <w:rFonts w:hint="eastAsia"/>
        </w:rPr>
        <w:t>页面跳转</w:t>
      </w:r>
    </w:p>
    <w:p w:rsidR="00F44B74" w:rsidRDefault="00F44B74" w:rsidP="00F44B74">
      <w:pPr>
        <w:pStyle w:val="4"/>
        <w:numPr>
          <w:ilvl w:val="3"/>
          <w:numId w:val="1"/>
        </w:numPr>
      </w:pPr>
      <w:r>
        <w:rPr>
          <w:rFonts w:hint="eastAsia"/>
        </w:rPr>
        <w:t>商家增加商品</w:t>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功能描述</w:t>
      </w:r>
    </w:p>
    <w:p w:rsidR="00195FF3" w:rsidRDefault="00F44B74" w:rsidP="00195FF3">
      <w:pPr>
        <w:widowControl/>
        <w:jc w:val="left"/>
        <w:rPr>
          <w:rFonts w:ascii="Arial" w:hAnsi="Arial" w:cs="Arial"/>
        </w:rPr>
      </w:pPr>
      <w:r>
        <w:rPr>
          <w:rFonts w:ascii="Arial" w:hAnsi="Arial" w:cs="Arial" w:hint="eastAsia"/>
        </w:rPr>
        <w:t xml:space="preserve"> </w:t>
      </w:r>
      <w:r w:rsidR="00195FF3" w:rsidRPr="00195FF3">
        <w:rPr>
          <w:rFonts w:ascii="宋体" w:hAnsi="宋体" w:cs="宋体"/>
          <w:noProof/>
          <w:kern w:val="0"/>
          <w:sz w:val="24"/>
        </w:rPr>
        <w:drawing>
          <wp:inline distT="0" distB="0" distL="0" distR="0">
            <wp:extent cx="5876419" cy="4097438"/>
            <wp:effectExtent l="0" t="0" r="0" b="0"/>
            <wp:docPr id="53" name="图片 53" descr="C:\Users\Administrator\Documents\Tencent Files\3003379810\Image\C2C\6F4T17`G4TM{DW~WE}Y]{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6F4T17`G4TM{DW~WE}Y]{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4704" cy="4117160"/>
                    </a:xfrm>
                    <a:prstGeom prst="rect">
                      <a:avLst/>
                    </a:prstGeom>
                    <a:noFill/>
                    <a:ln>
                      <a:noFill/>
                    </a:ln>
                  </pic:spPr>
                </pic:pic>
              </a:graphicData>
            </a:graphic>
          </wp:inline>
        </w:drawing>
      </w:r>
    </w:p>
    <w:p w:rsidR="00056675" w:rsidRPr="00195FF3" w:rsidRDefault="00056675" w:rsidP="00195FF3">
      <w:pPr>
        <w:widowControl/>
        <w:jc w:val="left"/>
        <w:rPr>
          <w:rFonts w:ascii="宋体" w:hAnsi="宋体" w:cs="宋体"/>
          <w:kern w:val="0"/>
          <w:sz w:val="24"/>
        </w:rPr>
      </w:pPr>
      <w:r w:rsidRPr="00056675">
        <w:rPr>
          <w:rFonts w:ascii="宋体" w:hAnsi="宋体" w:cs="宋体"/>
          <w:noProof/>
          <w:kern w:val="0"/>
          <w:sz w:val="24"/>
        </w:rPr>
        <w:lastRenderedPageBreak/>
        <w:drawing>
          <wp:inline distT="0" distB="0" distL="0" distR="0">
            <wp:extent cx="5954271" cy="4143810"/>
            <wp:effectExtent l="0" t="0" r="0" b="0"/>
            <wp:docPr id="39" name="图片 39" descr="C:\Users\Administrator\Documents\Tencent Files\3003379810\Image\C2C\L0DBEEGC}IKE(YKMPPXJJ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L0DBEEGC}IKE(YKMPPXJJY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526" cy="4155122"/>
                    </a:xfrm>
                    <a:prstGeom prst="rect">
                      <a:avLst/>
                    </a:prstGeom>
                    <a:noFill/>
                    <a:ln>
                      <a:noFill/>
                    </a:ln>
                  </pic:spPr>
                </pic:pic>
              </a:graphicData>
            </a:graphic>
          </wp:inline>
        </w:drawing>
      </w:r>
    </w:p>
    <w:p w:rsidR="0010177C" w:rsidRP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53046" cy="6157435"/>
            <wp:effectExtent l="0" t="0" r="0" b="0"/>
            <wp:docPr id="68" name="图片 68" descr="C:\Users\Administrator\Documents\Tencent Files\3003379810\Image\C2C\O9U27{}Z@[(T`8`E)HS~(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9U27{}Z@[(T`8`E)HS~(B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8068" cy="6172973"/>
                    </a:xfrm>
                    <a:prstGeom prst="rect">
                      <a:avLst/>
                    </a:prstGeom>
                    <a:noFill/>
                    <a:ln>
                      <a:noFill/>
                    </a:ln>
                  </pic:spPr>
                </pic:pic>
              </a:graphicData>
            </a:graphic>
          </wp:inline>
        </w:drawing>
      </w:r>
    </w:p>
    <w:p w:rsid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75338" cy="6290784"/>
            <wp:effectExtent l="0" t="0" r="0" b="0"/>
            <wp:docPr id="69" name="图片 69" descr="C:\Users\Administrator\Documents\Tencent Files\3003379810\Image\C2C\I045DT]46$8A1(804H3WJ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I045DT]46$8A1(804H3WJE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2659" cy="6309019"/>
                    </a:xfrm>
                    <a:prstGeom prst="rect">
                      <a:avLst/>
                    </a:prstGeom>
                    <a:noFill/>
                    <a:ln>
                      <a:noFill/>
                    </a:ln>
                  </pic:spPr>
                </pic:pic>
              </a:graphicData>
            </a:graphic>
          </wp:inline>
        </w:drawing>
      </w:r>
    </w:p>
    <w:p w:rsidR="0010177C" w:rsidRPr="0010177C" w:rsidRDefault="002225C7" w:rsidP="0010177C">
      <w:pPr>
        <w:widowControl/>
        <w:jc w:val="left"/>
        <w:rPr>
          <w:rFonts w:ascii="宋体" w:hAnsi="宋体" w:cs="宋体"/>
          <w:b/>
          <w:kern w:val="0"/>
          <w:sz w:val="24"/>
        </w:rPr>
      </w:pPr>
      <w:r w:rsidRPr="002225C7">
        <w:rPr>
          <w:rFonts w:ascii="宋体" w:hAnsi="宋体" w:cs="宋体"/>
          <w:b/>
          <w:noProof/>
          <w:kern w:val="0"/>
          <w:sz w:val="24"/>
        </w:rPr>
        <w:lastRenderedPageBreak/>
        <w:drawing>
          <wp:inline distT="0" distB="0" distL="0" distR="0">
            <wp:extent cx="5943600" cy="6131247"/>
            <wp:effectExtent l="0" t="0" r="0" b="0"/>
            <wp:docPr id="70" name="图片 70" descr="C:\Users\Administrator\Documents\Tencent Files\3003379810\Image\C2C\5{X]2@48BB88%%410`H3O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5{X]2@48BB88%%410`H3OKJ.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131247"/>
                    </a:xfrm>
                    <a:prstGeom prst="rect">
                      <a:avLst/>
                    </a:prstGeom>
                    <a:noFill/>
                    <a:ln>
                      <a:noFill/>
                    </a:ln>
                  </pic:spPr>
                </pic:pic>
              </a:graphicData>
            </a:graphic>
          </wp:inline>
        </w:drawing>
      </w:r>
    </w:p>
    <w:p w:rsidR="002225C7" w:rsidRPr="002225C7" w:rsidRDefault="002225C7" w:rsidP="002225C7">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6023337" cy="5943873"/>
            <wp:effectExtent l="0" t="0" r="0" b="0"/>
            <wp:docPr id="71" name="图片 71" descr="C:\Users\Administrator\Documents\Tencent Files\3003379810\Image\C2C\PF1%OAY__X9BHW{ZW}PI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PF1%OAY__X9BHW{ZW}PI5B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9813" cy="5960132"/>
                    </a:xfrm>
                    <a:prstGeom prst="rect">
                      <a:avLst/>
                    </a:prstGeom>
                    <a:noFill/>
                    <a:ln>
                      <a:noFill/>
                    </a:ln>
                  </pic:spPr>
                </pic:pic>
              </a:graphicData>
            </a:graphic>
          </wp:inline>
        </w:drawing>
      </w:r>
    </w:p>
    <w:p w:rsidR="00F44B74" w:rsidRPr="00C7679B" w:rsidRDefault="002225C7" w:rsidP="00C7679B">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5995775" cy="6111312"/>
            <wp:effectExtent l="0" t="0" r="0" b="0"/>
            <wp:docPr id="72" name="图片 72" descr="C:\Users\Administrator\Documents\Tencent Files\3003379810\Image\C2C\)7Z)G`FI2QMWFLPFJ3A2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7Z)G`FI2QMWFLPFJ3A2D(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3645" cy="6129527"/>
                    </a:xfrm>
                    <a:prstGeom prst="rect">
                      <a:avLst/>
                    </a:prstGeom>
                    <a:noFill/>
                    <a:ln>
                      <a:noFill/>
                    </a:ln>
                  </pic:spPr>
                </pic:pic>
              </a:graphicData>
            </a:graphic>
          </wp:inline>
        </w:drawing>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业务规则</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商品基本信息</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商品通用信息</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DD651F">
        <w:rPr>
          <w:rFonts w:ascii="Arial" w:hAnsi="Arial" w:cs="Arial" w:hint="eastAsia"/>
          <w:i w:val="0"/>
          <w:color w:val="auto"/>
        </w:rPr>
        <w:t>商品属性信息</w:t>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249"/>
        <w:gridCol w:w="4534"/>
        <w:gridCol w:w="1986"/>
      </w:tblGrid>
      <w:tr w:rsidR="00F44B74" w:rsidTr="004C40BB">
        <w:tc>
          <w:tcPr>
            <w:tcW w:w="169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输入项</w:t>
            </w:r>
          </w:p>
        </w:tc>
        <w:tc>
          <w:tcPr>
            <w:tcW w:w="1249"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备注</w:t>
            </w:r>
          </w:p>
        </w:tc>
      </w:tr>
      <w:tr w:rsidR="00F44B74" w:rsidTr="004C40BB">
        <w:tc>
          <w:tcPr>
            <w:tcW w:w="1696" w:type="dxa"/>
            <w:vAlign w:val="center"/>
          </w:tcPr>
          <w:p w:rsidR="00F44B74" w:rsidRDefault="00ED737C" w:rsidP="00453419">
            <w:pPr>
              <w:rPr>
                <w:rFonts w:ascii="Calibri" w:hAnsi="Calibri"/>
                <w:color w:val="000000"/>
                <w:szCs w:val="21"/>
              </w:rPr>
            </w:pPr>
            <w:r>
              <w:rPr>
                <w:rFonts w:ascii="Calibri" w:hAnsi="Calibri" w:hint="eastAsia"/>
                <w:color w:val="000000"/>
                <w:szCs w:val="21"/>
              </w:rPr>
              <w:t>店铺分类</w:t>
            </w:r>
          </w:p>
        </w:tc>
        <w:tc>
          <w:tcPr>
            <w:tcW w:w="1249" w:type="dxa"/>
            <w:vAlign w:val="center"/>
          </w:tcPr>
          <w:p w:rsidR="00F44B74" w:rsidRDefault="00ED737C" w:rsidP="0045341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框</w:t>
            </w:r>
          </w:p>
        </w:tc>
        <w:tc>
          <w:tcPr>
            <w:tcW w:w="4534" w:type="dxa"/>
            <w:vAlign w:val="center"/>
          </w:tcPr>
          <w:p w:rsidR="00F44B74" w:rsidRDefault="00D043C9" w:rsidP="00D043C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、不允许为空</w:t>
            </w:r>
          </w:p>
          <w:p w:rsidR="00D043C9" w:rsidRPr="00855B47" w:rsidRDefault="00D043C9" w:rsidP="00D043C9">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选择类型</w:t>
            </w:r>
          </w:p>
        </w:tc>
        <w:tc>
          <w:tcPr>
            <w:tcW w:w="1986" w:type="dxa"/>
            <w:vAlign w:val="center"/>
          </w:tcPr>
          <w:p w:rsidR="00F44B74" w:rsidRDefault="00F44B74" w:rsidP="00453419">
            <w:pPr>
              <w:ind w:firstLine="525"/>
              <w:rPr>
                <w:rFonts w:ascii="Calibri" w:hAnsi="Calibri"/>
                <w:color w:val="000000"/>
                <w:szCs w:val="21"/>
              </w:rPr>
            </w:pPr>
          </w:p>
        </w:tc>
      </w:tr>
      <w:tr w:rsidR="00F44B74" w:rsidTr="004C40BB">
        <w:tc>
          <w:tcPr>
            <w:tcW w:w="1696" w:type="dxa"/>
            <w:vAlign w:val="center"/>
          </w:tcPr>
          <w:p w:rsidR="00F44B74" w:rsidRDefault="00D043C9" w:rsidP="00453419">
            <w:pPr>
              <w:rPr>
                <w:rFonts w:ascii="Calibri" w:hAnsi="Calibri"/>
                <w:color w:val="000000"/>
                <w:szCs w:val="21"/>
              </w:rPr>
            </w:pPr>
            <w:r>
              <w:rPr>
                <w:rFonts w:ascii="Calibri" w:hAnsi="Calibri" w:hint="eastAsia"/>
                <w:color w:val="000000"/>
                <w:szCs w:val="21"/>
              </w:rPr>
              <w:t>商品</w:t>
            </w:r>
            <w:r>
              <w:rPr>
                <w:rFonts w:ascii="Calibri" w:hAnsi="Calibri"/>
                <w:color w:val="000000"/>
                <w:szCs w:val="21"/>
              </w:rPr>
              <w:t>货号</w:t>
            </w:r>
          </w:p>
        </w:tc>
        <w:tc>
          <w:tcPr>
            <w:tcW w:w="1249" w:type="dxa"/>
            <w:vAlign w:val="center"/>
          </w:tcPr>
          <w:p w:rsidR="00F44B74" w:rsidRDefault="00D043C9" w:rsidP="00453419">
            <w:pPr>
              <w:rPr>
                <w:rFonts w:ascii="Calibri" w:hAnsi="Calibri"/>
                <w:color w:val="000000"/>
                <w:szCs w:val="21"/>
              </w:rPr>
            </w:pPr>
            <w:r>
              <w:rPr>
                <w:rFonts w:ascii="Calibri" w:hAnsi="Calibri" w:hint="eastAsia"/>
                <w:color w:val="000000"/>
                <w:szCs w:val="21"/>
              </w:rPr>
              <w:t>文本框</w:t>
            </w:r>
          </w:p>
        </w:tc>
        <w:tc>
          <w:tcPr>
            <w:tcW w:w="4534" w:type="dxa"/>
            <w:vAlign w:val="center"/>
          </w:tcPr>
          <w:p w:rsidR="00F44B74" w:rsidRDefault="00D043C9" w:rsidP="0045341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D043C9" w:rsidRPr="00855B47" w:rsidRDefault="00D043C9" w:rsidP="0045341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最多可输入</w:t>
            </w:r>
            <w:r>
              <w:rPr>
                <w:rFonts w:ascii="Calibri" w:hAnsi="Calibri" w:hint="eastAsia"/>
                <w:color w:val="000000"/>
                <w:szCs w:val="21"/>
              </w:rPr>
              <w:t>20</w:t>
            </w:r>
            <w:r>
              <w:rPr>
                <w:rFonts w:ascii="Calibri" w:hAnsi="Calibri" w:hint="eastAsia"/>
                <w:color w:val="000000"/>
                <w:szCs w:val="21"/>
              </w:rPr>
              <w:t>个</w:t>
            </w:r>
            <w:r>
              <w:rPr>
                <w:rFonts w:ascii="Calibri" w:hAnsi="Calibri"/>
                <w:color w:val="000000"/>
                <w:szCs w:val="21"/>
              </w:rPr>
              <w:t>字符</w:t>
            </w:r>
          </w:p>
        </w:tc>
        <w:tc>
          <w:tcPr>
            <w:tcW w:w="1986" w:type="dxa"/>
            <w:vAlign w:val="center"/>
          </w:tcPr>
          <w:p w:rsidR="00F44B74" w:rsidRDefault="00F44B74" w:rsidP="00453419">
            <w:pPr>
              <w:ind w:firstLine="525"/>
              <w:rPr>
                <w:rFonts w:ascii="Calibri" w:hAnsi="Calibri"/>
                <w:color w:val="000000"/>
                <w:szCs w:val="21"/>
              </w:rPr>
            </w:pPr>
          </w:p>
        </w:tc>
      </w:tr>
      <w:tr w:rsidR="00D043C9" w:rsidTr="004C40BB">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t>条形码</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043C9" w:rsidRDefault="00D043C9" w:rsidP="00D043C9">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043C9" w:rsidTr="004C40BB">
        <w:trPr>
          <w:trHeight w:val="346"/>
        </w:trPr>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lastRenderedPageBreak/>
              <w:t>商品</w:t>
            </w:r>
            <w:r>
              <w:rPr>
                <w:rFonts w:ascii="Calibri" w:hAnsi="Calibri"/>
                <w:color w:val="000000"/>
                <w:szCs w:val="21"/>
              </w:rPr>
              <w:t>名称</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A78DF" w:rsidRPr="00DA78DF" w:rsidRDefault="00D043C9" w:rsidP="00D043C9">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本店</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市场</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只能是整数</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成本价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库存数量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r>
              <w:rPr>
                <w:rFonts w:hint="eastAsia"/>
              </w:rPr>
              <w:t>且</w:t>
            </w:r>
            <w:r>
              <w:t>不能</w:t>
            </w:r>
            <w:r>
              <w:rPr>
                <w:rFonts w:hint="eastAsia"/>
              </w:rPr>
              <w:t>为</w:t>
            </w:r>
            <w:r>
              <w:rPr>
                <w:rFonts w:hint="eastAsia"/>
              </w:rPr>
              <w:t>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库存</w:t>
            </w:r>
            <w:r>
              <w:rPr>
                <w:rFonts w:ascii="Calibri" w:hAnsi="Calibri"/>
                <w:color w:val="000000"/>
                <w:szCs w:val="21"/>
              </w:rPr>
              <w:t>警告数量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商品品牌</w:t>
            </w:r>
          </w:p>
        </w:tc>
        <w:tc>
          <w:tcPr>
            <w:tcW w:w="1249" w:type="dxa"/>
          </w:tcPr>
          <w:p w:rsidR="00DA78DF" w:rsidRDefault="00A9745F" w:rsidP="00DA78DF">
            <w:r>
              <w:rPr>
                <w:rFonts w:ascii="Calibri" w:hAnsi="Calibri" w:hint="eastAsia"/>
                <w:color w:val="000000"/>
                <w:szCs w:val="21"/>
              </w:rPr>
              <w:t>下拉列表框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上传</w:t>
            </w:r>
            <w:r>
              <w:rPr>
                <w:rFonts w:ascii="Calibri" w:hAnsi="Calibri"/>
                <w:color w:val="000000"/>
                <w:szCs w:val="21"/>
              </w:rPr>
              <w:t>商品图片</w:t>
            </w:r>
          </w:p>
        </w:tc>
        <w:tc>
          <w:tcPr>
            <w:tcW w:w="1249" w:type="dxa"/>
          </w:tcPr>
          <w:p w:rsidR="00DA78DF" w:rsidRDefault="00A9745F" w:rsidP="00DA78DF">
            <w:r>
              <w:rPr>
                <w:rFonts w:ascii="Calibri" w:hAnsi="Calibri" w:hint="eastAsia"/>
                <w:color w:val="000000"/>
                <w:szCs w:val="21"/>
              </w:rPr>
              <w:t>文件域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、尺寸</w:t>
            </w:r>
            <w:r>
              <w:t>为</w:t>
            </w:r>
            <w:r>
              <w:rPr>
                <w:rFonts w:hint="eastAsia"/>
              </w:rPr>
              <w:t>800</w:t>
            </w:r>
            <w:r>
              <w:t>X800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主图视频</w:t>
            </w:r>
          </w:p>
        </w:tc>
        <w:tc>
          <w:tcPr>
            <w:tcW w:w="1249" w:type="dxa"/>
          </w:tcPr>
          <w:p w:rsidR="00DA78DF" w:rsidRDefault="00A9745F" w:rsidP="00DA78DF">
            <w:r>
              <w:rPr>
                <w:rFonts w:ascii="Calibri" w:hAnsi="Calibri" w:hint="eastAsia"/>
                <w:color w:val="000000"/>
                <w:szCs w:val="21"/>
              </w:rPr>
              <w:t>文本域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rPr>
                <w:rFonts w:hint="eastAsia"/>
              </w:rPr>
              <w:t>10</w:t>
            </w:r>
            <w:r w:rsidR="004C40BB">
              <w:t>0</w:t>
            </w:r>
            <w:r>
              <w:t>MB</w:t>
            </w:r>
            <w:r>
              <w:t>以内</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图片</w:t>
            </w:r>
            <w:r>
              <w:rPr>
                <w:rFonts w:ascii="Calibri" w:hAnsi="Calibri"/>
                <w:color w:val="000000"/>
                <w:szCs w:val="21"/>
              </w:rPr>
              <w:t>外部链接</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8C77AF" w:rsidRDefault="008C77AF" w:rsidP="00DA78DF">
            <w:r>
              <w:rPr>
                <w:rFonts w:hint="eastAsia"/>
              </w:rPr>
              <w:t>2</w:t>
            </w:r>
            <w:r>
              <w:rPr>
                <w:rFonts w:hint="eastAsia"/>
              </w:rPr>
              <w:t>、格式</w:t>
            </w:r>
            <w:r>
              <w:t>规范</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运费</w:t>
            </w:r>
          </w:p>
        </w:tc>
        <w:tc>
          <w:tcPr>
            <w:tcW w:w="1249" w:type="dxa"/>
          </w:tcPr>
          <w:p w:rsidR="00DA78DF" w:rsidRDefault="008C77AF" w:rsidP="00DA78DF">
            <w:r>
              <w:rPr>
                <w:rFonts w:ascii="Calibri" w:hAnsi="Calibri" w:hint="eastAsia"/>
                <w:color w:val="000000"/>
                <w:szCs w:val="21"/>
              </w:rPr>
              <w:t>单选框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退货</w:t>
            </w:r>
            <w:r>
              <w:rPr>
                <w:rFonts w:ascii="Calibri" w:hAnsi="Calibri"/>
                <w:color w:val="000000"/>
                <w:szCs w:val="21"/>
              </w:rPr>
              <w:t>标识</w:t>
            </w:r>
          </w:p>
        </w:tc>
        <w:tc>
          <w:tcPr>
            <w:tcW w:w="1249" w:type="dxa"/>
          </w:tcPr>
          <w:p w:rsidR="00DA78DF" w:rsidRDefault="008C77AF" w:rsidP="00DA78DF">
            <w:r>
              <w:rPr>
                <w:rFonts w:ascii="Calibri" w:hAnsi="Calibri" w:hint="eastAsia"/>
                <w:color w:val="000000"/>
                <w:szCs w:val="21"/>
              </w:rPr>
              <w:t>复选</w:t>
            </w:r>
            <w:r w:rsidR="00DA78DF" w:rsidRPr="00826584">
              <w:rPr>
                <w:rFonts w:ascii="Calibri" w:hAnsi="Calibri" w:hint="eastAsia"/>
                <w:color w:val="000000"/>
                <w:szCs w:val="21"/>
              </w:rPr>
              <w:t>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9F488B" w:rsidP="00DA78DF">
            <w:pPr>
              <w:rPr>
                <w:rFonts w:ascii="Calibri" w:hAnsi="Calibri"/>
                <w:color w:val="000000"/>
                <w:szCs w:val="21"/>
              </w:rPr>
            </w:pPr>
            <w:r>
              <w:rPr>
                <w:rFonts w:ascii="Calibri" w:hAnsi="Calibri" w:hint="eastAsia"/>
                <w:color w:val="000000"/>
                <w:szCs w:val="21"/>
              </w:rPr>
              <w:t>应结金额</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会员价格</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通用</w:t>
            </w:r>
            <w:r>
              <w:rPr>
                <w:rFonts w:ascii="Calibri" w:hAnsi="Calibri"/>
                <w:color w:val="000000"/>
                <w:szCs w:val="21"/>
              </w:rPr>
              <w:t>信息</w:t>
            </w:r>
          </w:p>
        </w:tc>
        <w:tc>
          <w:tcPr>
            <w:tcW w:w="1249" w:type="dxa"/>
          </w:tcPr>
          <w:p w:rsidR="008C77AF" w:rsidRDefault="008C77AF" w:rsidP="009F488B">
            <w:r w:rsidRPr="00BF09A4">
              <w:rPr>
                <w:rFonts w:ascii="Calibri" w:hAnsi="Calibri" w:hint="eastAsia"/>
                <w:color w:val="000000"/>
                <w:szCs w:val="21"/>
              </w:rPr>
              <w:t>文本</w:t>
            </w:r>
            <w:r w:rsidR="009F488B">
              <w:rPr>
                <w:rFonts w:ascii="Calibri" w:hAnsi="Calibri" w:hint="eastAsia"/>
                <w:color w:val="000000"/>
                <w:szCs w:val="21"/>
              </w:rPr>
              <w:t>域</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4C40BB" w:rsidP="008C77AF">
            <w:pPr>
              <w:rPr>
                <w:rFonts w:ascii="Calibri" w:hAnsi="Calibri"/>
                <w:color w:val="000000"/>
                <w:szCs w:val="21"/>
              </w:rPr>
            </w:pPr>
            <w:r>
              <w:rPr>
                <w:rFonts w:ascii="Calibri" w:hAnsi="Calibri" w:hint="eastAsia"/>
                <w:color w:val="000000"/>
                <w:szCs w:val="21"/>
              </w:rPr>
              <w:t>促销</w:t>
            </w:r>
          </w:p>
        </w:tc>
        <w:tc>
          <w:tcPr>
            <w:tcW w:w="1249" w:type="dxa"/>
          </w:tcPr>
          <w:p w:rsidR="008C77AF" w:rsidRDefault="004C40BB" w:rsidP="008C77AF">
            <w:r>
              <w:rPr>
                <w:rFonts w:ascii="Calibri" w:hAnsi="Calibri" w:hint="eastAsia"/>
                <w:color w:val="000000"/>
                <w:szCs w:val="21"/>
              </w:rPr>
              <w:t>单选按钮</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限购</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分期</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为分期商品</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阶梯</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满减</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8C77AF" w:rsidTr="004C40BB">
        <w:tc>
          <w:tcPr>
            <w:tcW w:w="1696" w:type="dxa"/>
            <w:vAlign w:val="center"/>
          </w:tcPr>
          <w:p w:rsidR="008C77AF" w:rsidRDefault="006F4AED" w:rsidP="008C77AF">
            <w:pPr>
              <w:rPr>
                <w:rFonts w:ascii="Calibri" w:hAnsi="Calibri"/>
                <w:color w:val="000000"/>
                <w:szCs w:val="21"/>
              </w:rPr>
            </w:pPr>
            <w:r>
              <w:rPr>
                <w:rFonts w:ascii="Calibri" w:hAnsi="Calibri" w:hint="eastAsia"/>
                <w:color w:val="000000"/>
                <w:szCs w:val="21"/>
              </w:rPr>
              <w:t>赠送消费</w:t>
            </w:r>
            <w:r>
              <w:rPr>
                <w:rFonts w:ascii="Calibri" w:hAnsi="Calibri"/>
                <w:color w:val="000000"/>
                <w:szCs w:val="21"/>
              </w:rPr>
              <w:t>积分数</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赠送</w:t>
            </w:r>
            <w:r>
              <w:rPr>
                <w:rFonts w:ascii="Calibri" w:hAnsi="Calibri"/>
                <w:color w:val="000000"/>
                <w:szCs w:val="21"/>
              </w:rPr>
              <w:t>登记</w:t>
            </w:r>
            <w:r>
              <w:rPr>
                <w:rFonts w:ascii="Calibri" w:hAnsi="Calibri" w:hint="eastAsia"/>
                <w:color w:val="000000"/>
                <w:szCs w:val="21"/>
              </w:rPr>
              <w:t>积分数</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积分</w:t>
            </w:r>
            <w:r>
              <w:rPr>
                <w:rFonts w:ascii="Calibri" w:hAnsi="Calibri"/>
                <w:color w:val="000000"/>
                <w:szCs w:val="21"/>
              </w:rPr>
              <w:t>购买金额</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商品重量</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w:t>
            </w:r>
            <w:r>
              <w:rPr>
                <w:rFonts w:ascii="Calibri" w:hAnsi="Calibri"/>
                <w:color w:val="000000"/>
                <w:szCs w:val="21"/>
              </w:rPr>
              <w:t>单位</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店铺</w:t>
            </w:r>
            <w:r>
              <w:rPr>
                <w:rFonts w:ascii="Calibri" w:hAnsi="Calibri"/>
                <w:color w:val="000000"/>
                <w:szCs w:val="21"/>
              </w:rPr>
              <w:t>推荐</w:t>
            </w:r>
          </w:p>
        </w:tc>
        <w:tc>
          <w:tcPr>
            <w:tcW w:w="1249" w:type="dxa"/>
          </w:tcPr>
          <w:p w:rsidR="009F488B" w:rsidRDefault="006F4AED" w:rsidP="009F488B">
            <w:r>
              <w:rPr>
                <w:rFonts w:ascii="Calibri" w:hAnsi="Calibri" w:hint="eastAsia"/>
                <w:color w:val="000000"/>
                <w:szCs w:val="21"/>
              </w:rPr>
              <w:t>复选</w:t>
            </w:r>
            <w:r w:rsidR="009F488B" w:rsidRPr="008165AF">
              <w:rPr>
                <w:rFonts w:ascii="Calibri" w:hAnsi="Calibri" w:hint="eastAsia"/>
                <w:color w:val="000000"/>
                <w:szCs w:val="21"/>
              </w:rPr>
              <w:t>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上架</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471CBD" w:rsidP="009F488B">
            <w:pPr>
              <w:rPr>
                <w:rFonts w:ascii="Calibri" w:hAnsi="Calibri"/>
                <w:color w:val="000000"/>
                <w:szCs w:val="21"/>
              </w:rPr>
            </w:pPr>
            <w:r>
              <w:rPr>
                <w:rFonts w:ascii="Calibri" w:hAnsi="Calibri" w:hint="eastAsia"/>
                <w:color w:val="000000"/>
                <w:szCs w:val="21"/>
              </w:rPr>
              <w:t>能</w:t>
            </w:r>
            <w:r>
              <w:rPr>
                <w:rFonts w:ascii="Calibri" w:hAnsi="Calibri"/>
                <w:color w:val="000000"/>
                <w:szCs w:val="21"/>
              </w:rPr>
              <w:t>作为普通商品销售</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为免运费商品</w:t>
            </w:r>
          </w:p>
        </w:tc>
        <w:tc>
          <w:tcPr>
            <w:tcW w:w="1249" w:type="dxa"/>
          </w:tcPr>
          <w:p w:rsidR="006F4AED" w:rsidRDefault="006F4AED" w:rsidP="006F4AED">
            <w:r>
              <w:rPr>
                <w:rFonts w:ascii="Calibri" w:hAnsi="Calibri" w:hint="eastAsia"/>
                <w:color w:val="000000"/>
                <w:szCs w:val="21"/>
              </w:rPr>
              <w:t>按钮</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关键词</w:t>
            </w:r>
          </w:p>
        </w:tc>
        <w:tc>
          <w:tcPr>
            <w:tcW w:w="1249" w:type="dxa"/>
          </w:tcPr>
          <w:p w:rsidR="006F4AED" w:rsidRDefault="006F4AED" w:rsidP="006F4AED">
            <w:r w:rsidRPr="008165AF">
              <w:rPr>
                <w:rFonts w:ascii="Calibri" w:hAnsi="Calibri" w:hint="eastAsia"/>
                <w:color w:val="000000"/>
                <w:szCs w:val="21"/>
              </w:rPr>
              <w:t>文本框</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D8471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简单描述</w:t>
            </w:r>
          </w:p>
        </w:tc>
        <w:tc>
          <w:tcPr>
            <w:tcW w:w="1249" w:type="dxa"/>
          </w:tcPr>
          <w:p w:rsidR="006F4AED" w:rsidRDefault="00D8471D" w:rsidP="006F4AED">
            <w:r>
              <w:rPr>
                <w:rFonts w:ascii="Calibri" w:hAnsi="Calibri" w:hint="eastAsia"/>
                <w:color w:val="000000"/>
                <w:szCs w:val="21"/>
              </w:rPr>
              <w:t>文本域</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评论</w:t>
            </w:r>
            <w:r>
              <w:rPr>
                <w:rFonts w:ascii="Calibri" w:hAnsi="Calibri"/>
                <w:color w:val="000000"/>
                <w:szCs w:val="21"/>
              </w:rPr>
              <w:t>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lastRenderedPageBreak/>
              <w:t>服务</w:t>
            </w:r>
            <w:r>
              <w:rPr>
                <w:rFonts w:ascii="Calibri" w:hAnsi="Calibri"/>
                <w:color w:val="000000"/>
                <w:szCs w:val="21"/>
              </w:rPr>
              <w:t>承诺标签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上架</w:t>
            </w:r>
            <w:r>
              <w:rPr>
                <w:rFonts w:ascii="Calibri" w:hAnsi="Calibri"/>
                <w:color w:val="000000"/>
                <w:szCs w:val="21"/>
              </w:rPr>
              <w:t>备注</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bl>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输出说明</w:t>
      </w:r>
    </w:p>
    <w:p w:rsidR="00F44B74" w:rsidRDefault="00753765" w:rsidP="00F44B74">
      <w:r>
        <w:rPr>
          <w:rFonts w:hint="eastAsia"/>
        </w:rPr>
        <w:t>页面提示操作</w:t>
      </w:r>
    </w:p>
    <w:p w:rsidR="006222AC" w:rsidRDefault="006222AC" w:rsidP="00F44B74"/>
    <w:p w:rsidR="006222AC" w:rsidRDefault="006222AC" w:rsidP="00F44B74"/>
    <w:p w:rsidR="006222AC" w:rsidRDefault="006222AC" w:rsidP="006222AC">
      <w:pPr>
        <w:pStyle w:val="4"/>
        <w:numPr>
          <w:ilvl w:val="3"/>
          <w:numId w:val="1"/>
        </w:numPr>
      </w:pPr>
      <w:r>
        <w:rPr>
          <w:rFonts w:hint="eastAsia"/>
        </w:rPr>
        <w:t>商家图片库</w:t>
      </w: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功能描述</w:t>
      </w:r>
    </w:p>
    <w:p w:rsidR="0061697A" w:rsidRPr="0061697A" w:rsidRDefault="006222AC" w:rsidP="0061697A">
      <w:pPr>
        <w:widowControl/>
        <w:jc w:val="left"/>
        <w:rPr>
          <w:rFonts w:ascii="宋体" w:hAnsi="宋体" w:cs="宋体"/>
          <w:kern w:val="0"/>
          <w:sz w:val="24"/>
        </w:rPr>
      </w:pPr>
      <w:r>
        <w:rPr>
          <w:rFonts w:ascii="Arial" w:hAnsi="Arial" w:cs="Arial" w:hint="eastAsia"/>
        </w:rPr>
        <w:t xml:space="preserve"> </w:t>
      </w:r>
      <w:r w:rsidR="0061697A" w:rsidRPr="0061697A">
        <w:rPr>
          <w:rFonts w:ascii="宋体" w:hAnsi="宋体" w:cs="宋体"/>
          <w:noProof/>
          <w:kern w:val="0"/>
          <w:sz w:val="24"/>
        </w:rPr>
        <w:drawing>
          <wp:inline distT="0" distB="0" distL="0" distR="0">
            <wp:extent cx="6233160" cy="2757550"/>
            <wp:effectExtent l="0" t="0" r="0" b="5080"/>
            <wp:docPr id="91" name="图片 91" descr="C:\Users\Administrator\Documents\Tencent Files\3003379810\Image\C2C\HQL~)V`2SV`UXOBT0$$5R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HQL~)V`2SV`UXOBT0$$5RY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61016" cy="2769874"/>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drawing>
          <wp:inline distT="0" distB="0" distL="0" distR="0">
            <wp:extent cx="6386287" cy="2267241"/>
            <wp:effectExtent l="0" t="0" r="0" b="0"/>
            <wp:docPr id="86" name="图片 86" descr="C:\Users\Administrator\Documents\Tencent Files\3003379810\Image\C2C\`PV2)9)$OIDCS_CYQG(MS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PV2)9)$OIDCS_CYQG(MSO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28662" cy="2282285"/>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lastRenderedPageBreak/>
        <w:drawing>
          <wp:inline distT="0" distB="0" distL="0" distR="0">
            <wp:extent cx="6444467" cy="2371440"/>
            <wp:effectExtent l="0" t="0" r="0" b="0"/>
            <wp:docPr id="90" name="图片 90" descr="C:\Users\Administrator\Documents\Tencent Files\3003379810\Image\C2C\I`J5P~7KJR(ZYDCZRU3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I`J5P~7KJR(ZYDCZRU39})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6967" cy="2376040"/>
                    </a:xfrm>
                    <a:prstGeom prst="rect">
                      <a:avLst/>
                    </a:prstGeom>
                    <a:noFill/>
                    <a:ln>
                      <a:noFill/>
                    </a:ln>
                  </pic:spPr>
                </pic:pic>
              </a:graphicData>
            </a:graphic>
          </wp:inline>
        </w:drawing>
      </w:r>
    </w:p>
    <w:p w:rsidR="006222AC" w:rsidRDefault="006222AC" w:rsidP="006222AC">
      <w:pPr>
        <w:pStyle w:val="infoblue"/>
        <w:spacing w:before="0" w:beforeAutospacing="0" w:afterLines="50" w:after="156" w:afterAutospacing="0"/>
        <w:ind w:firstLine="420"/>
        <w:rPr>
          <w:rFonts w:ascii="Arial" w:hAnsi="Arial" w:cs="Arial"/>
          <w:i w:val="0"/>
          <w:color w:val="auto"/>
        </w:rPr>
      </w:pP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业务规则</w:t>
      </w:r>
    </w:p>
    <w:p w:rsidR="00754FFD"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商家最多新建</w:t>
      </w:r>
      <w:r w:rsidR="00754FFD">
        <w:rPr>
          <w:rFonts w:ascii="Arial" w:hAnsi="Arial" w:cs="Arial" w:hint="eastAsia"/>
          <w:i w:val="0"/>
          <w:color w:val="auto"/>
        </w:rPr>
        <w:t>5</w:t>
      </w:r>
      <w:r w:rsidR="00754FFD">
        <w:rPr>
          <w:rFonts w:ascii="Arial" w:hAnsi="Arial" w:cs="Arial" w:hint="eastAsia"/>
          <w:i w:val="0"/>
          <w:color w:val="auto"/>
        </w:rPr>
        <w:t>个相册</w:t>
      </w:r>
    </w:p>
    <w:p w:rsidR="006222AC" w:rsidRDefault="00754FFD"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商家可任意上传图片</w:t>
      </w:r>
    </w:p>
    <w:p w:rsidR="006222AC"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上传图片最大不超过</w:t>
      </w:r>
      <w:r w:rsidR="00754FFD">
        <w:rPr>
          <w:rFonts w:ascii="Arial" w:hAnsi="Arial" w:cs="Arial"/>
          <w:i w:val="0"/>
          <w:color w:val="auto"/>
        </w:rPr>
        <w:t>5</w:t>
      </w:r>
      <w:r w:rsidR="00754FFD">
        <w:rPr>
          <w:rFonts w:ascii="Arial" w:hAnsi="Arial" w:cs="Arial" w:hint="eastAsia"/>
          <w:i w:val="0"/>
          <w:color w:val="auto"/>
        </w:rPr>
        <w:t>M</w:t>
      </w:r>
    </w:p>
    <w:p w:rsidR="006222AC"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上传图片可供店铺头像等地方使用</w:t>
      </w: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222AC" w:rsidTr="002A1E09">
        <w:tc>
          <w:tcPr>
            <w:tcW w:w="1527" w:type="dxa"/>
            <w:shd w:val="clear" w:color="auto" w:fill="D9D9D9"/>
            <w:vAlign w:val="center"/>
          </w:tcPr>
          <w:p w:rsidR="006222AC" w:rsidRDefault="006222AC" w:rsidP="002A1E09">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222AC" w:rsidRDefault="006222AC" w:rsidP="002A1E09">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222AC" w:rsidRDefault="006222AC" w:rsidP="002A1E09">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222AC" w:rsidRDefault="006222AC" w:rsidP="002A1E09">
            <w:pPr>
              <w:adjustRightInd w:val="0"/>
              <w:snapToGrid w:val="0"/>
              <w:jc w:val="center"/>
              <w:rPr>
                <w:b/>
                <w:color w:val="000000"/>
                <w:szCs w:val="21"/>
              </w:rPr>
            </w:pPr>
            <w:r>
              <w:rPr>
                <w:rFonts w:hint="eastAsia"/>
                <w:b/>
                <w:color w:val="000000"/>
                <w:szCs w:val="21"/>
              </w:rPr>
              <w:t>备注</w:t>
            </w:r>
          </w:p>
        </w:tc>
      </w:tr>
      <w:tr w:rsidR="006222AC" w:rsidTr="002A1E09">
        <w:tc>
          <w:tcPr>
            <w:tcW w:w="1527" w:type="dxa"/>
            <w:vAlign w:val="center"/>
          </w:tcPr>
          <w:p w:rsidR="006222AC" w:rsidRDefault="00B9692E" w:rsidP="002A1E09">
            <w:pPr>
              <w:rPr>
                <w:rFonts w:ascii="Calibri" w:hAnsi="Calibri"/>
                <w:color w:val="000000"/>
                <w:szCs w:val="21"/>
              </w:rPr>
            </w:pPr>
            <w:r>
              <w:rPr>
                <w:rFonts w:ascii="Calibri" w:hAnsi="Calibri" w:hint="eastAsia"/>
                <w:color w:val="000000"/>
                <w:szCs w:val="21"/>
              </w:rPr>
              <w:t>上传图片</w:t>
            </w:r>
          </w:p>
        </w:tc>
        <w:tc>
          <w:tcPr>
            <w:tcW w:w="1418" w:type="dxa"/>
            <w:vAlign w:val="center"/>
          </w:tcPr>
          <w:p w:rsidR="006222AC" w:rsidRDefault="00B9692E" w:rsidP="002A1E09">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Pr="00855B47" w:rsidRDefault="00B9692E" w:rsidP="002A1E0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、点击弹出上传图片框</w:t>
            </w:r>
          </w:p>
        </w:tc>
        <w:tc>
          <w:tcPr>
            <w:tcW w:w="1986" w:type="dxa"/>
            <w:vAlign w:val="center"/>
          </w:tcPr>
          <w:p w:rsidR="006222AC" w:rsidRDefault="006222AC" w:rsidP="002A1E09">
            <w:pPr>
              <w:ind w:firstLine="525"/>
              <w:rPr>
                <w:rFonts w:ascii="Calibri" w:hAnsi="Calibri"/>
                <w:color w:val="000000"/>
                <w:szCs w:val="21"/>
              </w:rPr>
            </w:pPr>
          </w:p>
        </w:tc>
      </w:tr>
      <w:tr w:rsidR="009720BA" w:rsidTr="002A1E09">
        <w:tc>
          <w:tcPr>
            <w:tcW w:w="1527" w:type="dxa"/>
            <w:vAlign w:val="center"/>
          </w:tcPr>
          <w:p w:rsidR="009720BA" w:rsidRDefault="008F4CCF" w:rsidP="002A1E09">
            <w:pPr>
              <w:rPr>
                <w:rFonts w:ascii="Calibri" w:hAnsi="Calibri" w:hint="eastAsia"/>
                <w:color w:val="000000"/>
                <w:szCs w:val="21"/>
              </w:rPr>
            </w:pPr>
            <w:r>
              <w:rPr>
                <w:rFonts w:ascii="Calibri" w:hAnsi="Calibri" w:hint="eastAsia"/>
                <w:color w:val="000000"/>
                <w:szCs w:val="21"/>
              </w:rPr>
              <w:t>删除</w:t>
            </w:r>
          </w:p>
        </w:tc>
        <w:tc>
          <w:tcPr>
            <w:tcW w:w="1418" w:type="dxa"/>
            <w:vAlign w:val="center"/>
          </w:tcPr>
          <w:p w:rsidR="009720BA" w:rsidRDefault="008F4CCF" w:rsidP="002A1E09">
            <w:pPr>
              <w:rPr>
                <w:rFonts w:ascii="Calibri" w:hAnsi="Calibri" w:hint="eastAsia"/>
                <w:color w:val="000000"/>
                <w:szCs w:val="21"/>
              </w:rPr>
            </w:pPr>
            <w:r>
              <w:rPr>
                <w:rFonts w:ascii="Calibri" w:hAnsi="Calibri" w:hint="eastAsia"/>
                <w:color w:val="000000"/>
                <w:szCs w:val="21"/>
              </w:rPr>
              <w:t>按钮</w:t>
            </w:r>
          </w:p>
        </w:tc>
        <w:tc>
          <w:tcPr>
            <w:tcW w:w="4534" w:type="dxa"/>
            <w:vAlign w:val="center"/>
          </w:tcPr>
          <w:p w:rsidR="009720BA" w:rsidRDefault="008F4CCF" w:rsidP="002A1E0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、点击弹出确认删除按钮</w:t>
            </w:r>
          </w:p>
          <w:p w:rsidR="008F4CCF" w:rsidRDefault="008F4CCF" w:rsidP="002A1E09">
            <w:pPr>
              <w:jc w:val="left"/>
              <w:rPr>
                <w:rFonts w:ascii="Calibri" w:hAnsi="Calibri" w:hint="eastAsia"/>
                <w:color w:val="000000"/>
                <w:szCs w:val="21"/>
              </w:rPr>
            </w:pPr>
            <w:r>
              <w:rPr>
                <w:rFonts w:ascii="Calibri" w:hAnsi="Calibri" w:hint="eastAsia"/>
                <w:color w:val="000000"/>
                <w:szCs w:val="21"/>
              </w:rPr>
              <w:t>2</w:t>
            </w:r>
            <w:r>
              <w:rPr>
                <w:rFonts w:ascii="Calibri" w:hAnsi="Calibri" w:hint="eastAsia"/>
                <w:color w:val="000000"/>
                <w:szCs w:val="21"/>
              </w:rPr>
              <w:t>、删除默认转移到回收站保留</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9720BA" w:rsidRDefault="009720BA" w:rsidP="002A1E09">
            <w:pPr>
              <w:ind w:firstLine="525"/>
              <w:rPr>
                <w:rFonts w:ascii="Calibri" w:hAnsi="Calibri"/>
                <w:color w:val="000000"/>
                <w:szCs w:val="21"/>
              </w:rPr>
            </w:pPr>
          </w:p>
        </w:tc>
      </w:tr>
      <w:tr w:rsidR="008F4CCF" w:rsidTr="002A1E09">
        <w:tc>
          <w:tcPr>
            <w:tcW w:w="1527" w:type="dxa"/>
            <w:vAlign w:val="center"/>
          </w:tcPr>
          <w:p w:rsidR="008F4CCF" w:rsidRDefault="008F4CCF" w:rsidP="002A1E09">
            <w:pPr>
              <w:rPr>
                <w:rFonts w:ascii="Calibri" w:hAnsi="Calibri" w:hint="eastAsia"/>
                <w:color w:val="000000"/>
                <w:szCs w:val="21"/>
              </w:rPr>
            </w:pPr>
            <w:r>
              <w:rPr>
                <w:rFonts w:ascii="Calibri" w:hAnsi="Calibri" w:hint="eastAsia"/>
                <w:color w:val="000000"/>
                <w:szCs w:val="21"/>
              </w:rPr>
              <w:t>转移相册</w:t>
            </w:r>
          </w:p>
        </w:tc>
        <w:tc>
          <w:tcPr>
            <w:tcW w:w="1418" w:type="dxa"/>
            <w:vAlign w:val="center"/>
          </w:tcPr>
          <w:p w:rsidR="008F4CCF" w:rsidRDefault="008F4CCF" w:rsidP="002A1E09">
            <w:pPr>
              <w:rPr>
                <w:rFonts w:ascii="Calibri" w:hAnsi="Calibri" w:hint="eastAsia"/>
                <w:color w:val="000000"/>
                <w:szCs w:val="21"/>
              </w:rPr>
            </w:pPr>
            <w:r>
              <w:rPr>
                <w:rFonts w:ascii="Calibri" w:hAnsi="Calibri" w:hint="eastAsia"/>
                <w:color w:val="000000"/>
                <w:szCs w:val="21"/>
              </w:rPr>
              <w:t>按钮</w:t>
            </w:r>
          </w:p>
        </w:tc>
        <w:tc>
          <w:tcPr>
            <w:tcW w:w="4534" w:type="dxa"/>
            <w:vAlign w:val="center"/>
          </w:tcPr>
          <w:p w:rsidR="008F4CCF" w:rsidRDefault="008F4CCF" w:rsidP="002A1E0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、点击弹出选择相册</w:t>
            </w:r>
            <w:r w:rsidR="001220CB">
              <w:rPr>
                <w:rFonts w:ascii="Calibri" w:hAnsi="Calibri" w:hint="eastAsia"/>
                <w:color w:val="000000"/>
                <w:szCs w:val="21"/>
              </w:rPr>
              <w:t>弹出框</w:t>
            </w:r>
          </w:p>
          <w:p w:rsidR="001220CB" w:rsidRDefault="001220CB" w:rsidP="002A1E09">
            <w:pPr>
              <w:jc w:val="left"/>
              <w:rPr>
                <w:rFonts w:ascii="Calibri" w:hAnsi="Calibri"/>
                <w:color w:val="000000"/>
                <w:szCs w:val="21"/>
              </w:rPr>
            </w:pPr>
            <w:r>
              <w:rPr>
                <w:rFonts w:ascii="Calibri" w:hAnsi="Calibri" w:hint="eastAsia"/>
                <w:color w:val="000000"/>
                <w:szCs w:val="21"/>
              </w:rPr>
              <w:t>弹出框中内容包含：选择相册下拉选项</w:t>
            </w:r>
          </w:p>
          <w:p w:rsidR="001220CB" w:rsidRDefault="001220CB" w:rsidP="00905446">
            <w:pPr>
              <w:ind w:firstLineChars="900" w:firstLine="1890"/>
              <w:jc w:val="left"/>
              <w:rPr>
                <w:rFonts w:ascii="Calibri" w:hAnsi="Calibri" w:hint="eastAsia"/>
                <w:color w:val="000000"/>
                <w:szCs w:val="21"/>
              </w:rPr>
            </w:pPr>
            <w:r>
              <w:rPr>
                <w:rFonts w:ascii="Calibri" w:hAnsi="Calibri" w:hint="eastAsia"/>
                <w:color w:val="000000"/>
                <w:szCs w:val="21"/>
              </w:rPr>
              <w:t>确定转移按钮</w:t>
            </w:r>
          </w:p>
        </w:tc>
        <w:tc>
          <w:tcPr>
            <w:tcW w:w="1986" w:type="dxa"/>
            <w:vAlign w:val="center"/>
          </w:tcPr>
          <w:p w:rsidR="008F4CCF" w:rsidRDefault="008F4CCF" w:rsidP="002A1E09">
            <w:pPr>
              <w:ind w:firstLine="525"/>
              <w:rPr>
                <w:rFonts w:ascii="Calibri" w:hAnsi="Calibri"/>
                <w:color w:val="000000"/>
                <w:szCs w:val="21"/>
              </w:rPr>
            </w:pPr>
          </w:p>
        </w:tc>
      </w:tr>
      <w:tr w:rsidR="006222AC" w:rsidTr="002A1E09">
        <w:tc>
          <w:tcPr>
            <w:tcW w:w="1527" w:type="dxa"/>
            <w:vAlign w:val="center"/>
          </w:tcPr>
          <w:p w:rsidR="006222AC" w:rsidRDefault="00B9692E" w:rsidP="002A1E09">
            <w:pPr>
              <w:rPr>
                <w:rFonts w:ascii="Calibri" w:hAnsi="Calibri"/>
                <w:color w:val="000000"/>
                <w:szCs w:val="21"/>
              </w:rPr>
            </w:pPr>
            <w:r>
              <w:rPr>
                <w:rFonts w:ascii="Calibri" w:hAnsi="Calibri" w:hint="eastAsia"/>
                <w:color w:val="000000"/>
                <w:szCs w:val="21"/>
              </w:rPr>
              <w:t>图片进度条</w:t>
            </w:r>
          </w:p>
        </w:tc>
        <w:tc>
          <w:tcPr>
            <w:tcW w:w="1418" w:type="dxa"/>
            <w:vAlign w:val="center"/>
          </w:tcPr>
          <w:p w:rsidR="006222AC" w:rsidRDefault="00B9692E" w:rsidP="002A1E09">
            <w:pPr>
              <w:rPr>
                <w:rFonts w:ascii="Calibri" w:hAnsi="Calibri"/>
                <w:color w:val="000000"/>
                <w:szCs w:val="21"/>
              </w:rPr>
            </w:pPr>
            <w:r>
              <w:rPr>
                <w:rFonts w:ascii="Calibri" w:hAnsi="Calibri" w:hint="eastAsia"/>
                <w:color w:val="000000"/>
                <w:szCs w:val="21"/>
              </w:rPr>
              <w:t>进度条</w:t>
            </w:r>
          </w:p>
        </w:tc>
        <w:tc>
          <w:tcPr>
            <w:tcW w:w="4534" w:type="dxa"/>
            <w:vAlign w:val="center"/>
          </w:tcPr>
          <w:p w:rsidR="006222AC" w:rsidRPr="00855B47" w:rsidRDefault="00B9692E" w:rsidP="002A1E0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、显示上传进度</w:t>
            </w:r>
          </w:p>
        </w:tc>
        <w:tc>
          <w:tcPr>
            <w:tcW w:w="1986" w:type="dxa"/>
            <w:vAlign w:val="center"/>
          </w:tcPr>
          <w:p w:rsidR="006222AC" w:rsidRDefault="006222AC" w:rsidP="002A1E09">
            <w:pPr>
              <w:ind w:firstLine="525"/>
              <w:rPr>
                <w:rFonts w:ascii="Calibri" w:hAnsi="Calibri"/>
                <w:color w:val="000000"/>
                <w:szCs w:val="21"/>
              </w:rPr>
            </w:pPr>
          </w:p>
        </w:tc>
      </w:tr>
      <w:tr w:rsidR="006222AC" w:rsidTr="002A1E09">
        <w:tc>
          <w:tcPr>
            <w:tcW w:w="1527" w:type="dxa"/>
            <w:vAlign w:val="center"/>
          </w:tcPr>
          <w:p w:rsidR="006222AC" w:rsidRDefault="00B9692E" w:rsidP="002A1E09">
            <w:pPr>
              <w:rPr>
                <w:rFonts w:ascii="Calibri" w:hAnsi="Calibri"/>
                <w:color w:val="000000"/>
                <w:szCs w:val="21"/>
              </w:rPr>
            </w:pPr>
            <w:r>
              <w:rPr>
                <w:rFonts w:ascii="Calibri" w:hAnsi="Calibri" w:hint="eastAsia"/>
                <w:color w:val="000000"/>
                <w:szCs w:val="21"/>
              </w:rPr>
              <w:t>选择相册</w:t>
            </w:r>
          </w:p>
        </w:tc>
        <w:tc>
          <w:tcPr>
            <w:tcW w:w="1418" w:type="dxa"/>
            <w:vAlign w:val="center"/>
          </w:tcPr>
          <w:p w:rsidR="006222AC" w:rsidRDefault="00B9692E" w:rsidP="002A1E09">
            <w:pPr>
              <w:rPr>
                <w:rFonts w:ascii="Calibri" w:hAnsi="Calibri"/>
                <w:color w:val="000000"/>
                <w:szCs w:val="21"/>
              </w:rPr>
            </w:pPr>
            <w:r>
              <w:rPr>
                <w:rFonts w:ascii="Calibri" w:hAnsi="Calibri" w:hint="eastAsia"/>
                <w:color w:val="000000"/>
                <w:szCs w:val="21"/>
              </w:rPr>
              <w:t>下拉列表</w:t>
            </w:r>
          </w:p>
        </w:tc>
        <w:tc>
          <w:tcPr>
            <w:tcW w:w="4534" w:type="dxa"/>
            <w:vAlign w:val="center"/>
          </w:tcPr>
          <w:p w:rsidR="006222AC" w:rsidRDefault="00B9692E" w:rsidP="002A1E0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、显示所有相册</w:t>
            </w:r>
          </w:p>
          <w:p w:rsidR="00B9692E" w:rsidRPr="00855B47" w:rsidRDefault="00B9692E" w:rsidP="002A1E09">
            <w:pPr>
              <w:rPr>
                <w:rFonts w:ascii="Calibri" w:hAnsi="Calibri" w:hint="eastAsia"/>
                <w:color w:val="000000"/>
                <w:szCs w:val="21"/>
              </w:rPr>
            </w:pPr>
            <w:r>
              <w:rPr>
                <w:rFonts w:ascii="Calibri" w:hAnsi="Calibri" w:hint="eastAsia"/>
                <w:color w:val="000000"/>
                <w:szCs w:val="21"/>
              </w:rPr>
              <w:t>2</w:t>
            </w:r>
            <w:r>
              <w:rPr>
                <w:rFonts w:ascii="Calibri" w:hAnsi="Calibri" w:hint="eastAsia"/>
                <w:color w:val="000000"/>
                <w:szCs w:val="21"/>
              </w:rPr>
              <w:t>、默认显示第一个相册</w:t>
            </w:r>
          </w:p>
        </w:tc>
        <w:tc>
          <w:tcPr>
            <w:tcW w:w="1986" w:type="dxa"/>
            <w:vAlign w:val="center"/>
          </w:tcPr>
          <w:p w:rsidR="006222AC" w:rsidRDefault="006222AC" w:rsidP="002A1E09">
            <w:pPr>
              <w:ind w:firstLine="525"/>
              <w:rPr>
                <w:rFonts w:ascii="Calibri" w:hAnsi="Calibri"/>
                <w:color w:val="000000"/>
                <w:szCs w:val="21"/>
              </w:rPr>
            </w:pPr>
          </w:p>
        </w:tc>
      </w:tr>
      <w:tr w:rsidR="006222AC" w:rsidTr="002A1E09">
        <w:tc>
          <w:tcPr>
            <w:tcW w:w="1527" w:type="dxa"/>
            <w:vAlign w:val="center"/>
          </w:tcPr>
          <w:p w:rsidR="006222AC" w:rsidRDefault="00B9692E" w:rsidP="002A1E09">
            <w:pPr>
              <w:rPr>
                <w:rFonts w:ascii="Calibri" w:hAnsi="Calibri"/>
                <w:color w:val="000000"/>
                <w:szCs w:val="21"/>
              </w:rPr>
            </w:pPr>
            <w:r>
              <w:rPr>
                <w:rFonts w:ascii="Calibri" w:hAnsi="Calibri" w:hint="eastAsia"/>
                <w:color w:val="000000"/>
                <w:szCs w:val="21"/>
              </w:rPr>
              <w:t>上传</w:t>
            </w:r>
          </w:p>
        </w:tc>
        <w:tc>
          <w:tcPr>
            <w:tcW w:w="1418" w:type="dxa"/>
            <w:vAlign w:val="center"/>
          </w:tcPr>
          <w:p w:rsidR="006222AC" w:rsidRDefault="00B9692E" w:rsidP="002A1E09">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Default="00B9692E" w:rsidP="002A1E0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、校验图片大小</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提示：图片单个文件最大允许上传</w:t>
            </w:r>
            <w:r>
              <w:rPr>
                <w:rFonts w:ascii="Calibri" w:hAnsi="Calibri" w:hint="eastAsia"/>
                <w:color w:val="000000"/>
                <w:szCs w:val="21"/>
              </w:rPr>
              <w:t>5M</w:t>
            </w:r>
          </w:p>
          <w:p w:rsidR="00B9692E" w:rsidRDefault="00B9692E" w:rsidP="002A1E09">
            <w:pPr>
              <w:rPr>
                <w:rFonts w:ascii="Calibri" w:hAnsi="Calibri" w:hint="eastAsia"/>
                <w:color w:val="000000"/>
                <w:szCs w:val="21"/>
              </w:rPr>
            </w:pPr>
            <w:r>
              <w:rPr>
                <w:rFonts w:ascii="Calibri" w:hAnsi="Calibri" w:hint="eastAsia"/>
                <w:color w:val="000000"/>
                <w:szCs w:val="21"/>
              </w:rPr>
              <w:t>2</w:t>
            </w:r>
            <w:r>
              <w:rPr>
                <w:rFonts w:ascii="Calibri" w:hAnsi="Calibri" w:hint="eastAsia"/>
                <w:color w:val="000000"/>
                <w:szCs w:val="21"/>
              </w:rPr>
              <w:t>、校验图片格式</w:t>
            </w:r>
            <w:r>
              <w:rPr>
                <w:rFonts w:ascii="Calibri" w:hAnsi="Calibri" w:hint="eastAsia"/>
                <w:color w:val="000000"/>
                <w:szCs w:val="21"/>
              </w:rPr>
              <w:t xml:space="preserve"> jpg</w:t>
            </w:r>
            <w:r>
              <w:rPr>
                <w:rFonts w:ascii="Calibri" w:hAnsi="Calibri"/>
                <w:color w:val="000000"/>
                <w:szCs w:val="21"/>
              </w:rPr>
              <w:t xml:space="preserve"> png </w:t>
            </w:r>
            <w:r>
              <w:rPr>
                <w:rFonts w:ascii="Calibri" w:hAnsi="Calibri" w:hint="eastAsia"/>
                <w:color w:val="000000"/>
                <w:szCs w:val="21"/>
              </w:rPr>
              <w:t>等格式</w:t>
            </w:r>
            <w:r>
              <w:rPr>
                <w:rFonts w:ascii="Calibri" w:hAnsi="Calibri" w:hint="eastAsia"/>
                <w:color w:val="000000"/>
                <w:szCs w:val="21"/>
              </w:rPr>
              <w:t xml:space="preserve"> </w:t>
            </w:r>
            <w:r>
              <w:rPr>
                <w:rFonts w:ascii="Calibri" w:hAnsi="Calibri" w:hint="eastAsia"/>
                <w:color w:val="000000"/>
                <w:szCs w:val="21"/>
              </w:rPr>
              <w:t>提示：图片格式不正确</w:t>
            </w:r>
          </w:p>
        </w:tc>
        <w:tc>
          <w:tcPr>
            <w:tcW w:w="1986" w:type="dxa"/>
            <w:vAlign w:val="center"/>
          </w:tcPr>
          <w:p w:rsidR="006222AC" w:rsidRDefault="006222AC" w:rsidP="002A1E09">
            <w:pPr>
              <w:ind w:firstLine="525"/>
              <w:rPr>
                <w:rFonts w:ascii="Calibri" w:hAnsi="Calibri"/>
                <w:color w:val="000000"/>
                <w:szCs w:val="21"/>
              </w:rPr>
            </w:pPr>
          </w:p>
        </w:tc>
      </w:tr>
      <w:tr w:rsidR="006222AC" w:rsidTr="002A1E09">
        <w:tc>
          <w:tcPr>
            <w:tcW w:w="1527" w:type="dxa"/>
            <w:vAlign w:val="center"/>
          </w:tcPr>
          <w:p w:rsidR="006222AC" w:rsidRDefault="006222AC" w:rsidP="002A1E09">
            <w:pPr>
              <w:rPr>
                <w:rFonts w:ascii="Calibri" w:hAnsi="Calibri"/>
                <w:color w:val="000000"/>
                <w:szCs w:val="21"/>
              </w:rPr>
            </w:pPr>
          </w:p>
        </w:tc>
        <w:tc>
          <w:tcPr>
            <w:tcW w:w="1418" w:type="dxa"/>
            <w:vAlign w:val="center"/>
          </w:tcPr>
          <w:p w:rsidR="006222AC" w:rsidRDefault="006222AC" w:rsidP="002A1E09">
            <w:pPr>
              <w:rPr>
                <w:rFonts w:ascii="Calibri" w:hAnsi="Calibri"/>
                <w:color w:val="000000"/>
                <w:szCs w:val="21"/>
              </w:rPr>
            </w:pPr>
          </w:p>
        </w:tc>
        <w:tc>
          <w:tcPr>
            <w:tcW w:w="4534" w:type="dxa"/>
            <w:vAlign w:val="center"/>
          </w:tcPr>
          <w:p w:rsidR="006222AC" w:rsidRPr="00855B47" w:rsidRDefault="006222AC" w:rsidP="002A1E09">
            <w:pPr>
              <w:rPr>
                <w:rFonts w:ascii="Calibri" w:hAnsi="Calibri"/>
                <w:color w:val="000000"/>
                <w:szCs w:val="21"/>
              </w:rPr>
            </w:pPr>
          </w:p>
        </w:tc>
        <w:tc>
          <w:tcPr>
            <w:tcW w:w="1986" w:type="dxa"/>
            <w:vAlign w:val="center"/>
          </w:tcPr>
          <w:p w:rsidR="006222AC" w:rsidRDefault="006222AC" w:rsidP="002A1E09">
            <w:pPr>
              <w:ind w:firstLine="525"/>
              <w:rPr>
                <w:rFonts w:ascii="Calibri" w:hAnsi="Calibri"/>
                <w:color w:val="000000"/>
                <w:szCs w:val="21"/>
              </w:rPr>
            </w:pPr>
          </w:p>
        </w:tc>
      </w:tr>
      <w:tr w:rsidR="006222AC" w:rsidTr="002A1E09">
        <w:tc>
          <w:tcPr>
            <w:tcW w:w="1527" w:type="dxa"/>
            <w:vAlign w:val="center"/>
          </w:tcPr>
          <w:p w:rsidR="006222AC" w:rsidRDefault="006222AC" w:rsidP="002A1E09">
            <w:pPr>
              <w:rPr>
                <w:rFonts w:ascii="Calibri" w:hAnsi="Calibri"/>
                <w:color w:val="000000"/>
                <w:szCs w:val="21"/>
              </w:rPr>
            </w:pPr>
          </w:p>
        </w:tc>
        <w:tc>
          <w:tcPr>
            <w:tcW w:w="1418" w:type="dxa"/>
            <w:vAlign w:val="center"/>
          </w:tcPr>
          <w:p w:rsidR="006222AC" w:rsidRDefault="006222AC" w:rsidP="002A1E09">
            <w:pPr>
              <w:rPr>
                <w:rFonts w:ascii="Calibri" w:hAnsi="Calibri"/>
                <w:color w:val="000000"/>
                <w:szCs w:val="21"/>
              </w:rPr>
            </w:pPr>
          </w:p>
        </w:tc>
        <w:tc>
          <w:tcPr>
            <w:tcW w:w="4534" w:type="dxa"/>
            <w:vAlign w:val="center"/>
          </w:tcPr>
          <w:p w:rsidR="006222AC" w:rsidRPr="00855B47" w:rsidRDefault="006222AC" w:rsidP="002A1E09">
            <w:pPr>
              <w:rPr>
                <w:rFonts w:ascii="Calibri" w:hAnsi="Calibri"/>
                <w:color w:val="000000"/>
                <w:szCs w:val="21"/>
              </w:rPr>
            </w:pPr>
          </w:p>
        </w:tc>
        <w:tc>
          <w:tcPr>
            <w:tcW w:w="1986" w:type="dxa"/>
            <w:vAlign w:val="center"/>
          </w:tcPr>
          <w:p w:rsidR="006222AC" w:rsidRDefault="006222AC" w:rsidP="002A1E09">
            <w:pPr>
              <w:ind w:firstLine="525"/>
              <w:rPr>
                <w:rFonts w:ascii="Calibri" w:hAnsi="Calibri"/>
                <w:color w:val="000000"/>
                <w:szCs w:val="21"/>
              </w:rPr>
            </w:pPr>
          </w:p>
        </w:tc>
      </w:tr>
    </w:tbl>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输出说明</w:t>
      </w:r>
      <w:r w:rsidR="008D22F7">
        <w:rPr>
          <w:rFonts w:hint="eastAsia"/>
        </w:rPr>
        <w:t>、</w:t>
      </w:r>
    </w:p>
    <w:p w:rsidR="008D22F7" w:rsidRPr="008D22F7" w:rsidRDefault="008D22F7" w:rsidP="008D22F7">
      <w:pPr>
        <w:rPr>
          <w:rFonts w:hint="eastAsia"/>
        </w:rPr>
      </w:pPr>
      <w:r>
        <w:rPr>
          <w:rFonts w:hint="eastAsia"/>
        </w:rPr>
        <w:t>1</w:t>
      </w:r>
      <w:r>
        <w:rPr>
          <w:rFonts w:hint="eastAsia"/>
        </w:rPr>
        <w:t>、页面图片列表显示</w:t>
      </w:r>
    </w:p>
    <w:p w:rsidR="006222AC" w:rsidRPr="006057FC" w:rsidRDefault="008D22F7" w:rsidP="00F44B74">
      <w:pPr>
        <w:rPr>
          <w:rFonts w:hint="eastAsia"/>
        </w:rPr>
      </w:pPr>
      <w:r>
        <w:rPr>
          <w:rFonts w:hint="eastAsia"/>
        </w:rPr>
        <w:t>2</w:t>
      </w:r>
      <w:r>
        <w:rPr>
          <w:rFonts w:hint="eastAsia"/>
        </w:rPr>
        <w:t>、页面弹出框显示</w:t>
      </w:r>
    </w:p>
    <w:p w:rsidR="009B2E02" w:rsidRDefault="009B2E02" w:rsidP="009B2E02">
      <w:pPr>
        <w:pStyle w:val="4"/>
        <w:numPr>
          <w:ilvl w:val="3"/>
          <w:numId w:val="1"/>
        </w:numPr>
      </w:pPr>
      <w:r>
        <w:rPr>
          <w:rFonts w:hint="eastAsia"/>
        </w:rPr>
        <w:lastRenderedPageBreak/>
        <w:t>订单列表管理</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功能描述</w:t>
      </w:r>
    </w:p>
    <w:p w:rsidR="009B2E02" w:rsidRDefault="009B2E02" w:rsidP="00155857">
      <w:pPr>
        <w:pStyle w:val="infoblue"/>
        <w:spacing w:before="0" w:beforeAutospacing="0" w:afterLines="50" w:after="156" w:afterAutospacing="0"/>
        <w:ind w:firstLineChars="0" w:firstLine="0"/>
        <w:rPr>
          <w:rFonts w:ascii="Arial" w:hAnsi="Arial" w:cs="Arial"/>
          <w:i w:val="0"/>
          <w:color w:val="auto"/>
        </w:rPr>
      </w:pPr>
      <w:r w:rsidRPr="009B2E02">
        <w:rPr>
          <w:rFonts w:ascii="Arial" w:hAnsi="Arial" w:cs="Arial"/>
          <w:i w:val="0"/>
          <w:noProof/>
          <w:color w:val="auto"/>
        </w:rPr>
        <w:lastRenderedPageBreak/>
        <w:drawing>
          <wp:inline distT="0" distB="0" distL="0" distR="0">
            <wp:extent cx="5943600" cy="4200753"/>
            <wp:effectExtent l="0" t="0" r="0" b="0"/>
            <wp:docPr id="40" name="图片 40" descr="C:\Users\Administrator\Documents\Tencent Files\3003379810\Image\C2C\1}(4E(IYE)%WE%~(HHXH(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1}(4E(IYE)%WE%~(HHXH(R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753"/>
                    </a:xfrm>
                    <a:prstGeom prst="rect">
                      <a:avLst/>
                    </a:prstGeom>
                    <a:noFill/>
                    <a:ln>
                      <a:noFill/>
                    </a:ln>
                  </pic:spPr>
                </pic:pic>
              </a:graphicData>
            </a:graphic>
          </wp:inline>
        </w:drawing>
      </w:r>
      <w:r w:rsidR="000649B4" w:rsidRPr="00F46994">
        <w:rPr>
          <w:rFonts w:ascii="宋体" w:hAnsi="宋体" w:cs="宋体"/>
          <w:noProof/>
          <w:sz w:val="24"/>
        </w:rPr>
        <w:drawing>
          <wp:inline distT="0" distB="0" distL="0" distR="0" wp14:anchorId="23D2D5B8" wp14:editId="6A5DB40E">
            <wp:extent cx="5825540" cy="4195373"/>
            <wp:effectExtent l="0" t="0" r="0" b="0"/>
            <wp:docPr id="74" name="图片 74" descr="C:\Users\Administrator\Documents\Tencent Files\3003379810\Image\C2C\OP$TNMK~H(SXQQS(H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P$TNMK~H(SXQQS(HER`~{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6128" cy="4239007"/>
                    </a:xfrm>
                    <a:prstGeom prst="rect">
                      <a:avLst/>
                    </a:prstGeom>
                    <a:noFill/>
                    <a:ln>
                      <a:noFill/>
                    </a:ln>
                  </pic:spPr>
                </pic:pic>
              </a:graphicData>
            </a:graphic>
          </wp:inline>
        </w:drawing>
      </w:r>
      <w:r w:rsidR="006D0F8B" w:rsidRPr="008215DD">
        <w:rPr>
          <w:rFonts w:ascii="宋体" w:hAnsi="宋体" w:cs="宋体"/>
          <w:noProof/>
          <w:sz w:val="24"/>
        </w:rPr>
        <w:lastRenderedPageBreak/>
        <w:drawing>
          <wp:inline distT="0" distB="0" distL="0" distR="0" wp14:anchorId="1A6B1A53" wp14:editId="19DDACEF">
            <wp:extent cx="5844540" cy="2613580"/>
            <wp:effectExtent l="0" t="0" r="0" b="0"/>
            <wp:docPr id="76" name="图片 76" descr="C:\Users\Administrator\Documents\Tencent Files\3003379810\Image\C2C\16_8]NTN)QJ(8J}ZCO[(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6_8]NTN)QJ(8J}ZCO[(_}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3453" cy="2622038"/>
                    </a:xfrm>
                    <a:prstGeom prst="rect">
                      <a:avLst/>
                    </a:prstGeom>
                    <a:noFill/>
                    <a:ln>
                      <a:noFill/>
                    </a:ln>
                  </pic:spPr>
                </pic:pic>
              </a:graphicData>
            </a:graphic>
          </wp:inline>
        </w:drawing>
      </w:r>
    </w:p>
    <w:p w:rsidR="006D0F8B" w:rsidRDefault="006D0F8B" w:rsidP="008215DD">
      <w:pPr>
        <w:widowControl/>
        <w:jc w:val="left"/>
      </w:pPr>
    </w:p>
    <w:p w:rsidR="00F46994" w:rsidRPr="008215DD" w:rsidRDefault="006D0F8B" w:rsidP="008215DD">
      <w:pPr>
        <w:widowControl/>
        <w:jc w:val="left"/>
        <w:rPr>
          <w:rFonts w:ascii="宋体" w:hAnsi="宋体" w:cs="宋体"/>
          <w:kern w:val="0"/>
          <w:sz w:val="24"/>
        </w:rPr>
      </w:pPr>
      <w:r w:rsidRPr="00D250BE">
        <w:rPr>
          <w:rFonts w:ascii="宋体" w:hAnsi="宋体" w:cs="宋体"/>
          <w:noProof/>
          <w:kern w:val="0"/>
          <w:sz w:val="24"/>
        </w:rPr>
        <w:drawing>
          <wp:inline distT="0" distB="0" distL="0" distR="0" wp14:anchorId="609B563F" wp14:editId="4248A7D2">
            <wp:extent cx="6276975" cy="4312845"/>
            <wp:effectExtent l="0" t="0" r="0" b="0"/>
            <wp:docPr id="78" name="图片 78" descr="C:\Users\Administrator\Documents\Tencent Files\3003379810\Image\C2C\0KK@9OVO[%NS_TVTVLR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0KK@9OVO[%NS_TVTVLRG$J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3084" cy="4317043"/>
                    </a:xfrm>
                    <a:prstGeom prst="rect">
                      <a:avLst/>
                    </a:prstGeom>
                    <a:noFill/>
                    <a:ln>
                      <a:noFill/>
                    </a:ln>
                  </pic:spPr>
                </pic:pic>
              </a:graphicData>
            </a:graphic>
          </wp:inline>
        </w:drawing>
      </w:r>
      <w:r w:rsidRPr="008215DD">
        <w:rPr>
          <w:rFonts w:ascii="宋体" w:hAnsi="宋体" w:cs="宋体"/>
          <w:noProof/>
          <w:kern w:val="0"/>
          <w:sz w:val="24"/>
        </w:rPr>
        <w:t xml:space="preserve"> </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业务规则</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F7CC4">
        <w:rPr>
          <w:rFonts w:ascii="Arial" w:hAnsi="Arial" w:cs="Arial" w:hint="eastAsia"/>
          <w:i w:val="0"/>
          <w:color w:val="auto"/>
        </w:rPr>
        <w:t>订单搜索功能</w:t>
      </w:r>
      <w:r w:rsidR="005F7CC4">
        <w:rPr>
          <w:rFonts w:ascii="Arial" w:hAnsi="Arial" w:cs="Arial" w:hint="eastAsia"/>
          <w:i w:val="0"/>
          <w:color w:val="auto"/>
        </w:rPr>
        <w:t xml:space="preserve"> </w:t>
      </w:r>
      <w:r w:rsidR="005F7CC4">
        <w:rPr>
          <w:rFonts w:ascii="Arial" w:hAnsi="Arial" w:cs="Arial" w:hint="eastAsia"/>
          <w:i w:val="0"/>
          <w:color w:val="auto"/>
        </w:rPr>
        <w:t>提供默认搜索选项</w:t>
      </w:r>
      <w:r w:rsidR="005F7CC4">
        <w:rPr>
          <w:rFonts w:ascii="Arial" w:hAnsi="Arial" w:cs="Arial" w:hint="eastAsia"/>
          <w:i w:val="0"/>
          <w:color w:val="auto"/>
        </w:rPr>
        <w:t xml:space="preserve"> </w:t>
      </w:r>
      <w:r w:rsidR="005F7CC4">
        <w:rPr>
          <w:rFonts w:ascii="Arial" w:hAnsi="Arial" w:cs="Arial"/>
          <w:i w:val="0"/>
          <w:color w:val="auto"/>
        </w:rPr>
        <w:t xml:space="preserve"> </w:t>
      </w:r>
      <w:r w:rsidR="005F7CC4">
        <w:rPr>
          <w:rFonts w:ascii="Arial" w:hAnsi="Arial" w:cs="Arial" w:hint="eastAsia"/>
          <w:i w:val="0"/>
          <w:color w:val="auto"/>
        </w:rPr>
        <w:t>更多按钮</w:t>
      </w:r>
      <w:r w:rsidR="00126A4A">
        <w:rPr>
          <w:rFonts w:ascii="Arial" w:hAnsi="Arial" w:cs="Arial" w:hint="eastAsia"/>
          <w:i w:val="0"/>
          <w:color w:val="auto"/>
        </w:rPr>
        <w:t xml:space="preserve"> </w:t>
      </w:r>
      <w:r w:rsidR="00126A4A">
        <w:rPr>
          <w:rFonts w:ascii="Arial" w:hAnsi="Arial" w:cs="Arial" w:hint="eastAsia"/>
          <w:i w:val="0"/>
          <w:color w:val="auto"/>
        </w:rPr>
        <w:t>显示多维度搜索功能</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E0BC2">
        <w:rPr>
          <w:rFonts w:ascii="Arial" w:hAnsi="Arial" w:cs="Arial" w:hint="eastAsia"/>
          <w:i w:val="0"/>
          <w:color w:val="auto"/>
        </w:rPr>
        <w:t>订单状态</w:t>
      </w:r>
      <w:r w:rsidR="004E0BC2">
        <w:rPr>
          <w:rFonts w:ascii="Arial" w:hAnsi="Arial" w:cs="Arial" w:hint="eastAsia"/>
          <w:i w:val="0"/>
          <w:color w:val="auto"/>
        </w:rPr>
        <w:t xml:space="preserve"> </w:t>
      </w:r>
      <w:r w:rsidR="004E0BC2">
        <w:rPr>
          <w:rFonts w:ascii="Arial" w:hAnsi="Arial" w:cs="Arial" w:hint="eastAsia"/>
          <w:i w:val="0"/>
          <w:color w:val="auto"/>
        </w:rPr>
        <w:t>待确认</w:t>
      </w:r>
      <w:r w:rsidR="004E0BC2">
        <w:rPr>
          <w:rFonts w:ascii="Arial" w:hAnsi="Arial" w:cs="Arial" w:hint="eastAsia"/>
          <w:i w:val="0"/>
          <w:color w:val="auto"/>
        </w:rPr>
        <w:t xml:space="preserve"> </w:t>
      </w:r>
      <w:r w:rsidR="004E0BC2">
        <w:rPr>
          <w:rFonts w:ascii="Arial" w:hAnsi="Arial" w:cs="Arial" w:hint="eastAsia"/>
          <w:i w:val="0"/>
          <w:color w:val="auto"/>
        </w:rPr>
        <w:t>待付款</w:t>
      </w:r>
      <w:r w:rsidR="004E0BC2">
        <w:rPr>
          <w:rFonts w:ascii="Arial" w:hAnsi="Arial" w:cs="Arial" w:hint="eastAsia"/>
          <w:i w:val="0"/>
          <w:color w:val="auto"/>
        </w:rPr>
        <w:t xml:space="preserve"> </w:t>
      </w:r>
      <w:r w:rsidR="004E0BC2">
        <w:rPr>
          <w:rFonts w:ascii="Arial" w:hAnsi="Arial" w:cs="Arial" w:hint="eastAsia"/>
          <w:i w:val="0"/>
          <w:color w:val="auto"/>
        </w:rPr>
        <w:t>待发货</w:t>
      </w:r>
      <w:r w:rsidR="004E0BC2">
        <w:rPr>
          <w:rFonts w:ascii="Arial" w:hAnsi="Arial" w:cs="Arial" w:hint="eastAsia"/>
          <w:i w:val="0"/>
          <w:color w:val="auto"/>
        </w:rPr>
        <w:t xml:space="preserve"> </w:t>
      </w:r>
      <w:r w:rsidR="004E0BC2">
        <w:rPr>
          <w:rFonts w:ascii="Arial" w:hAnsi="Arial" w:cs="Arial" w:hint="eastAsia"/>
          <w:i w:val="0"/>
          <w:color w:val="auto"/>
        </w:rPr>
        <w:t>已完成</w:t>
      </w:r>
      <w:r w:rsidR="004E0BC2">
        <w:rPr>
          <w:rFonts w:ascii="Arial" w:hAnsi="Arial" w:cs="Arial" w:hint="eastAsia"/>
          <w:i w:val="0"/>
          <w:color w:val="auto"/>
        </w:rPr>
        <w:t xml:space="preserve"> </w:t>
      </w:r>
      <w:r w:rsidR="004E0BC2">
        <w:rPr>
          <w:rFonts w:ascii="Arial" w:hAnsi="Arial" w:cs="Arial" w:hint="eastAsia"/>
          <w:i w:val="0"/>
          <w:color w:val="auto"/>
        </w:rPr>
        <w:t>付款中</w:t>
      </w:r>
      <w:r w:rsidR="004E0BC2">
        <w:rPr>
          <w:rFonts w:ascii="Arial" w:hAnsi="Arial" w:cs="Arial" w:hint="eastAsia"/>
          <w:i w:val="0"/>
          <w:color w:val="auto"/>
        </w:rPr>
        <w:t xml:space="preserve"> </w:t>
      </w:r>
      <w:r w:rsidR="004E0BC2">
        <w:rPr>
          <w:rFonts w:ascii="Arial" w:hAnsi="Arial" w:cs="Arial" w:hint="eastAsia"/>
          <w:i w:val="0"/>
          <w:color w:val="auto"/>
        </w:rPr>
        <w:t>取消</w:t>
      </w:r>
      <w:r w:rsidR="004E0BC2">
        <w:rPr>
          <w:rFonts w:ascii="Arial" w:hAnsi="Arial" w:cs="Arial" w:hint="eastAsia"/>
          <w:i w:val="0"/>
          <w:color w:val="auto"/>
        </w:rPr>
        <w:t xml:space="preserve"> </w:t>
      </w:r>
      <w:r w:rsidR="004E0BC2">
        <w:rPr>
          <w:rFonts w:ascii="Arial" w:hAnsi="Arial" w:cs="Arial" w:hint="eastAsia"/>
          <w:i w:val="0"/>
          <w:color w:val="auto"/>
        </w:rPr>
        <w:t>无效</w:t>
      </w:r>
      <w:r w:rsidR="004E0BC2">
        <w:rPr>
          <w:rFonts w:ascii="Arial" w:hAnsi="Arial" w:cs="Arial" w:hint="eastAsia"/>
          <w:i w:val="0"/>
          <w:color w:val="auto"/>
        </w:rPr>
        <w:t xml:space="preserve"> </w:t>
      </w:r>
      <w:r w:rsidR="004E0BC2">
        <w:rPr>
          <w:rFonts w:ascii="Arial" w:hAnsi="Arial" w:cs="Arial" w:hint="eastAsia"/>
          <w:i w:val="0"/>
          <w:color w:val="auto"/>
        </w:rPr>
        <w:t>退货</w:t>
      </w:r>
      <w:r w:rsidR="004E0BC2">
        <w:rPr>
          <w:rFonts w:ascii="Arial" w:hAnsi="Arial" w:cs="Arial" w:hint="eastAsia"/>
          <w:i w:val="0"/>
          <w:color w:val="auto"/>
        </w:rPr>
        <w:t xml:space="preserve"> </w:t>
      </w:r>
      <w:r w:rsidR="004E0BC2">
        <w:rPr>
          <w:rFonts w:ascii="Arial" w:hAnsi="Arial" w:cs="Arial" w:hint="eastAsia"/>
          <w:i w:val="0"/>
          <w:color w:val="auto"/>
        </w:rPr>
        <w:t>待收货</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D7FC7">
        <w:rPr>
          <w:rFonts w:ascii="Arial" w:hAnsi="Arial" w:cs="Arial" w:hint="eastAsia"/>
          <w:i w:val="0"/>
          <w:color w:val="auto"/>
        </w:rPr>
        <w:t>订单操作</w:t>
      </w:r>
      <w:r w:rsidR="00AD7FC7">
        <w:rPr>
          <w:rFonts w:ascii="Arial" w:hAnsi="Arial" w:cs="Arial" w:hint="eastAsia"/>
          <w:i w:val="0"/>
          <w:color w:val="auto"/>
        </w:rPr>
        <w:t xml:space="preserve"> </w:t>
      </w:r>
      <w:r w:rsidR="00AD7FC7">
        <w:rPr>
          <w:rFonts w:ascii="Arial" w:hAnsi="Arial" w:cs="Arial" w:hint="eastAsia"/>
          <w:i w:val="0"/>
          <w:color w:val="auto"/>
        </w:rPr>
        <w:t>确认订单</w:t>
      </w:r>
      <w:r w:rsidR="00AD7FC7">
        <w:rPr>
          <w:rFonts w:ascii="Arial" w:hAnsi="Arial" w:cs="Arial" w:hint="eastAsia"/>
          <w:i w:val="0"/>
          <w:color w:val="auto"/>
        </w:rPr>
        <w:t xml:space="preserve"> </w:t>
      </w:r>
      <w:r w:rsidR="00AD7FC7">
        <w:rPr>
          <w:rFonts w:ascii="Arial" w:hAnsi="Arial" w:cs="Arial" w:hint="eastAsia"/>
          <w:i w:val="0"/>
          <w:color w:val="auto"/>
        </w:rPr>
        <w:t>无效订单</w:t>
      </w:r>
      <w:r w:rsidR="00AD7FC7">
        <w:rPr>
          <w:rFonts w:ascii="Arial" w:hAnsi="Arial" w:cs="Arial" w:hint="eastAsia"/>
          <w:i w:val="0"/>
          <w:color w:val="auto"/>
        </w:rPr>
        <w:t xml:space="preserve"> </w:t>
      </w:r>
      <w:r w:rsidR="00AD7FC7">
        <w:rPr>
          <w:rFonts w:ascii="Arial" w:hAnsi="Arial" w:cs="Arial" w:hint="eastAsia"/>
          <w:i w:val="0"/>
          <w:color w:val="auto"/>
        </w:rPr>
        <w:t>删除</w:t>
      </w:r>
      <w:r w:rsidR="00AD7FC7">
        <w:rPr>
          <w:rFonts w:ascii="Arial" w:hAnsi="Arial" w:cs="Arial" w:hint="eastAsia"/>
          <w:i w:val="0"/>
          <w:color w:val="auto"/>
        </w:rPr>
        <w:t xml:space="preserve"> </w:t>
      </w:r>
      <w:r w:rsidR="00AD7FC7">
        <w:rPr>
          <w:rFonts w:ascii="Arial" w:hAnsi="Arial" w:cs="Arial" w:hint="eastAsia"/>
          <w:i w:val="0"/>
          <w:color w:val="auto"/>
        </w:rPr>
        <w:t>打印</w:t>
      </w:r>
      <w:r w:rsidR="00AD7FC7">
        <w:rPr>
          <w:rFonts w:ascii="Arial" w:hAnsi="Arial" w:cs="Arial" w:hint="eastAsia"/>
          <w:i w:val="0"/>
          <w:color w:val="auto"/>
        </w:rPr>
        <w:t xml:space="preserve"> </w:t>
      </w:r>
      <w:r w:rsidR="00AD7FC7">
        <w:rPr>
          <w:rFonts w:ascii="Arial" w:hAnsi="Arial" w:cs="Arial" w:hint="eastAsia"/>
          <w:i w:val="0"/>
          <w:color w:val="auto"/>
        </w:rPr>
        <w:t>打印快递单</w:t>
      </w:r>
      <w:r w:rsidR="00AD7FC7">
        <w:rPr>
          <w:rFonts w:ascii="Arial" w:hAnsi="Arial" w:cs="Arial" w:hint="eastAsia"/>
          <w:i w:val="0"/>
          <w:color w:val="auto"/>
        </w:rPr>
        <w:t xml:space="preserve"> </w:t>
      </w:r>
      <w:r w:rsidR="00AD7FC7">
        <w:rPr>
          <w:rFonts w:ascii="Arial" w:hAnsi="Arial" w:cs="Arial"/>
          <w:i w:val="0"/>
          <w:color w:val="auto"/>
        </w:rPr>
        <w:t xml:space="preserve"> </w:t>
      </w:r>
      <w:r w:rsidR="00AD7FC7">
        <w:rPr>
          <w:rFonts w:ascii="Arial" w:hAnsi="Arial" w:cs="Arial" w:hint="eastAsia"/>
          <w:i w:val="0"/>
          <w:color w:val="auto"/>
        </w:rPr>
        <w:t>分页操作</w:t>
      </w:r>
    </w:p>
    <w:p w:rsidR="00E96595" w:rsidRDefault="00E96595" w:rsidP="00E96595">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E96595" w:rsidTr="00075CF8">
        <w:tc>
          <w:tcPr>
            <w:tcW w:w="1527"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备注</w:t>
            </w:r>
          </w:p>
        </w:tc>
      </w:tr>
      <w:tr w:rsidR="00E96595" w:rsidTr="00075CF8">
        <w:tc>
          <w:tcPr>
            <w:tcW w:w="1527" w:type="dxa"/>
            <w:vAlign w:val="center"/>
          </w:tcPr>
          <w:p w:rsidR="00E96595" w:rsidRDefault="00AD7FC7" w:rsidP="00075CF8">
            <w:pPr>
              <w:rPr>
                <w:rFonts w:ascii="Calibri" w:hAnsi="Calibri"/>
                <w:color w:val="000000"/>
                <w:szCs w:val="21"/>
              </w:rPr>
            </w:pPr>
            <w:r>
              <w:rPr>
                <w:rFonts w:ascii="Calibri" w:hAnsi="Calibri" w:hint="eastAsia"/>
                <w:color w:val="000000"/>
                <w:szCs w:val="21"/>
              </w:rPr>
              <w:t>状态搜索</w:t>
            </w:r>
          </w:p>
        </w:tc>
        <w:tc>
          <w:tcPr>
            <w:tcW w:w="1418" w:type="dxa"/>
            <w:vAlign w:val="center"/>
          </w:tcPr>
          <w:p w:rsidR="00E96595" w:rsidRDefault="00AD7FC7"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jc w:val="left"/>
              <w:rPr>
                <w:rFonts w:ascii="Calibri" w:hAnsi="Calibri"/>
                <w:color w:val="000000"/>
                <w:szCs w:val="21"/>
              </w:rPr>
            </w:pPr>
            <w:r>
              <w:rPr>
                <w:rFonts w:ascii="Calibri" w:hAnsi="Calibri" w:hint="eastAsia"/>
                <w:color w:val="000000"/>
                <w:szCs w:val="21"/>
              </w:rPr>
              <w:t>订单状态</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收货人</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订单号</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商品</w:t>
            </w:r>
            <w:r>
              <w:rPr>
                <w:rFonts w:ascii="Calibri" w:hAnsi="Calibri" w:hint="eastAsia"/>
                <w:color w:val="000000"/>
                <w:szCs w:val="21"/>
              </w:rPr>
              <w:t>id</w:t>
            </w:r>
            <w:r>
              <w:rPr>
                <w:rFonts w:ascii="Calibri" w:hAnsi="Calibri" w:hint="eastAsia"/>
                <w:color w:val="000000"/>
                <w:szCs w:val="21"/>
              </w:rPr>
              <w:t>或关键字</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r>
              <w:rPr>
                <w:rFonts w:ascii="Calibri" w:hAnsi="Calibri" w:hint="eastAsia"/>
                <w:color w:val="000000"/>
                <w:szCs w:val="21"/>
              </w:rPr>
              <w:t xml:space="preserve"> </w:t>
            </w:r>
            <w:r>
              <w:rPr>
                <w:rFonts w:ascii="Calibri" w:hAnsi="Calibri" w:hint="eastAsia"/>
                <w:color w:val="000000"/>
                <w:szCs w:val="21"/>
              </w:rPr>
              <w:t>可搜索</w:t>
            </w:r>
            <w:r w:rsidR="006F4128">
              <w:rPr>
                <w:rFonts w:ascii="Calibri" w:hAnsi="Calibri" w:hint="eastAsia"/>
                <w:color w:val="000000"/>
                <w:szCs w:val="21"/>
              </w:rPr>
              <w:t>范围有商品</w:t>
            </w:r>
            <w:r>
              <w:rPr>
                <w:rFonts w:ascii="Calibri" w:hAnsi="Calibri" w:hint="eastAsia"/>
                <w:color w:val="000000"/>
                <w:szCs w:val="21"/>
              </w:rPr>
              <w:t>i</w:t>
            </w:r>
            <w:r>
              <w:rPr>
                <w:rFonts w:ascii="Calibri" w:hAnsi="Calibri"/>
                <w:color w:val="000000"/>
                <w:szCs w:val="21"/>
              </w:rPr>
              <w:t xml:space="preserve">d </w:t>
            </w:r>
            <w:r>
              <w:rPr>
                <w:rFonts w:ascii="Calibri" w:hAnsi="Calibri" w:hint="eastAsia"/>
                <w:color w:val="000000"/>
                <w:szCs w:val="21"/>
              </w:rPr>
              <w:t>和</w:t>
            </w:r>
            <w:r>
              <w:rPr>
                <w:rFonts w:ascii="Calibri" w:hAnsi="Calibri"/>
                <w:color w:val="000000"/>
                <w:szCs w:val="21"/>
              </w:rPr>
              <w:t xml:space="preserve"> </w:t>
            </w:r>
            <w:r>
              <w:rPr>
                <w:rFonts w:ascii="Calibri" w:hAnsi="Calibri" w:hint="eastAsia"/>
                <w:color w:val="000000"/>
                <w:szCs w:val="21"/>
              </w:rPr>
              <w:t>标题</w:t>
            </w:r>
            <w:r>
              <w:rPr>
                <w:rFonts w:ascii="Calibri" w:hAnsi="Calibri" w:hint="eastAsia"/>
                <w:color w:val="000000"/>
                <w:szCs w:val="21"/>
              </w:rPr>
              <w:t xml:space="preserve"> </w:t>
            </w:r>
            <w:r>
              <w:rPr>
                <w:rFonts w:ascii="Calibri" w:hAnsi="Calibri" w:hint="eastAsia"/>
                <w:color w:val="000000"/>
                <w:szCs w:val="21"/>
              </w:rPr>
              <w:t>和描述</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BC2BA4" w:rsidP="00075CF8">
            <w:pPr>
              <w:rPr>
                <w:rFonts w:ascii="Calibri" w:hAnsi="Calibri"/>
                <w:color w:val="000000"/>
                <w:szCs w:val="21"/>
              </w:rPr>
            </w:pPr>
            <w:r>
              <w:rPr>
                <w:rFonts w:ascii="Calibri" w:hAnsi="Calibri" w:hint="eastAsia"/>
                <w:color w:val="000000"/>
                <w:szCs w:val="21"/>
              </w:rPr>
              <w:t>状态选项卡</w:t>
            </w:r>
          </w:p>
        </w:tc>
        <w:tc>
          <w:tcPr>
            <w:tcW w:w="1418" w:type="dxa"/>
            <w:vAlign w:val="center"/>
          </w:tcPr>
          <w:p w:rsidR="00E96595" w:rsidRDefault="00BC2BA4" w:rsidP="00075CF8">
            <w:pPr>
              <w:rPr>
                <w:rFonts w:ascii="Calibri" w:hAnsi="Calibri"/>
                <w:color w:val="000000"/>
                <w:szCs w:val="21"/>
              </w:rPr>
            </w:pPr>
            <w:r>
              <w:rPr>
                <w:rFonts w:ascii="Calibri" w:hAnsi="Calibri" w:hint="eastAsia"/>
                <w:color w:val="000000"/>
                <w:szCs w:val="21"/>
              </w:rPr>
              <w:t>选项卡</w:t>
            </w:r>
          </w:p>
        </w:tc>
        <w:tc>
          <w:tcPr>
            <w:tcW w:w="4534" w:type="dxa"/>
            <w:vAlign w:val="center"/>
          </w:tcPr>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、待确认</w:t>
            </w:r>
            <w:r>
              <w:rPr>
                <w:rFonts w:ascii="Arial" w:hAnsi="Arial" w:cs="Arial" w:hint="eastAsia"/>
                <w:i w:val="0"/>
                <w:color w:val="auto"/>
              </w:rPr>
              <w:t xml:space="preserve"> </w:t>
            </w:r>
            <w:r w:rsidR="00735F4D">
              <w:rPr>
                <w:rFonts w:ascii="Arial" w:hAnsi="Arial" w:cs="Arial" w:hint="eastAsia"/>
                <w:i w:val="0"/>
                <w:color w:val="auto"/>
              </w:rPr>
              <w:t>仅显示</w:t>
            </w:r>
            <w:r w:rsidR="00735F4D">
              <w:rPr>
                <w:rFonts w:ascii="Arial" w:hAnsi="Arial" w:cs="Arial" w:hint="eastAsia"/>
                <w:i w:val="0"/>
                <w:color w:val="auto"/>
              </w:rPr>
              <w:t xml:space="preserve"> </w:t>
            </w:r>
            <w:r w:rsidR="00735F4D">
              <w:rPr>
                <w:rFonts w:ascii="Arial" w:hAnsi="Arial" w:cs="Arial" w:hint="eastAsia"/>
                <w:i w:val="0"/>
                <w:color w:val="auto"/>
              </w:rPr>
              <w:t>待确认状态</w:t>
            </w:r>
            <w:r w:rsidR="00735F4D">
              <w:rPr>
                <w:rFonts w:ascii="Arial" w:hAnsi="Arial" w:cs="Arial" w:hint="eastAsia"/>
                <w:i w:val="0"/>
                <w:color w:val="auto"/>
              </w:rPr>
              <w:t xml:space="preserve"> </w:t>
            </w:r>
            <w:r w:rsidR="00735F4D">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2</w:t>
            </w:r>
            <w:r>
              <w:rPr>
                <w:rFonts w:ascii="Arial" w:hAnsi="Arial" w:cs="Arial" w:hint="eastAsia"/>
                <w:i w:val="0"/>
                <w:color w:val="auto"/>
              </w:rPr>
              <w:t>、待付款</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待付款状态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3</w:t>
            </w:r>
            <w:r>
              <w:rPr>
                <w:rFonts w:ascii="Arial" w:hAnsi="Arial" w:cs="Arial" w:hint="eastAsia"/>
                <w:i w:val="0"/>
                <w:color w:val="auto"/>
              </w:rPr>
              <w:t>、待发货</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待发货状态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4</w:t>
            </w:r>
            <w:r>
              <w:rPr>
                <w:rFonts w:ascii="Arial" w:hAnsi="Arial" w:cs="Arial" w:hint="eastAsia"/>
                <w:i w:val="0"/>
                <w:color w:val="auto"/>
              </w:rPr>
              <w:t>、已完成</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已完成状态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5</w:t>
            </w:r>
            <w:r>
              <w:rPr>
                <w:rFonts w:ascii="Arial" w:hAnsi="Arial" w:cs="Arial" w:hint="eastAsia"/>
                <w:i w:val="0"/>
                <w:color w:val="auto"/>
              </w:rPr>
              <w:t>、付款中</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付款中状态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6</w:t>
            </w:r>
            <w:r>
              <w:rPr>
                <w:rFonts w:ascii="Arial" w:hAnsi="Arial" w:cs="Arial" w:hint="eastAsia"/>
                <w:i w:val="0"/>
                <w:color w:val="auto"/>
              </w:rPr>
              <w:t>、取消</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取消状态</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7</w:t>
            </w:r>
            <w:r>
              <w:rPr>
                <w:rFonts w:ascii="Arial" w:hAnsi="Arial" w:cs="Arial" w:hint="eastAsia"/>
                <w:i w:val="0"/>
                <w:color w:val="auto"/>
              </w:rPr>
              <w:t>、无效</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无效状态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8</w:t>
            </w:r>
            <w:r>
              <w:rPr>
                <w:rFonts w:ascii="Arial" w:hAnsi="Arial" w:cs="Arial" w:hint="eastAsia"/>
                <w:i w:val="0"/>
                <w:color w:val="auto"/>
              </w:rPr>
              <w:t>、退货</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退货状态</w:t>
            </w:r>
            <w:r w:rsidR="00873158">
              <w:rPr>
                <w:rFonts w:ascii="Arial" w:hAnsi="Arial" w:cs="Arial" w:hint="eastAsia"/>
                <w:i w:val="0"/>
                <w:color w:val="auto"/>
              </w:rPr>
              <w:t xml:space="preserve"> </w:t>
            </w:r>
            <w:r w:rsidR="00873158">
              <w:rPr>
                <w:rFonts w:ascii="Arial" w:hAnsi="Arial" w:cs="Arial" w:hint="eastAsia"/>
                <w:i w:val="0"/>
                <w:color w:val="auto"/>
              </w:rPr>
              <w:t>订单</w:t>
            </w:r>
            <w:r w:rsidR="00777889">
              <w:rPr>
                <w:rFonts w:ascii="Arial" w:hAnsi="Arial" w:cs="Arial" w:hint="eastAsia"/>
                <w:i w:val="0"/>
                <w:color w:val="auto"/>
              </w:rPr>
              <w:t xml:space="preserve"> </w:t>
            </w:r>
            <w:r w:rsidR="00777889">
              <w:rPr>
                <w:rFonts w:ascii="Arial" w:hAnsi="Arial" w:cs="Arial" w:hint="eastAsia"/>
                <w:i w:val="0"/>
                <w:color w:val="auto"/>
              </w:rPr>
              <w:t>退货订单细分状态有</w:t>
            </w:r>
            <w:r w:rsidR="00777889">
              <w:rPr>
                <w:rFonts w:ascii="Arial" w:hAnsi="Arial" w:cs="Arial" w:hint="eastAsia"/>
                <w:i w:val="0"/>
                <w:color w:val="auto"/>
              </w:rPr>
              <w:t xml:space="preserve"> </w:t>
            </w:r>
            <w:r w:rsidR="00777889">
              <w:rPr>
                <w:rFonts w:ascii="Arial" w:hAnsi="Arial" w:cs="Arial" w:hint="eastAsia"/>
                <w:i w:val="0"/>
                <w:color w:val="auto"/>
              </w:rPr>
              <w:t>申请退货</w:t>
            </w:r>
            <w:r w:rsidR="00777889">
              <w:rPr>
                <w:rFonts w:ascii="Arial" w:hAnsi="Arial" w:cs="Arial" w:hint="eastAsia"/>
                <w:i w:val="0"/>
                <w:color w:val="auto"/>
              </w:rPr>
              <w:t xml:space="preserve"> </w:t>
            </w:r>
            <w:r w:rsidR="00777889">
              <w:rPr>
                <w:rFonts w:ascii="Arial" w:hAnsi="Arial" w:cs="Arial" w:hint="eastAsia"/>
                <w:i w:val="0"/>
                <w:color w:val="auto"/>
              </w:rPr>
              <w:t>已退货发货</w:t>
            </w:r>
            <w:r w:rsidR="00777889">
              <w:rPr>
                <w:rFonts w:ascii="Arial" w:hAnsi="Arial" w:cs="Arial" w:hint="eastAsia"/>
                <w:i w:val="0"/>
                <w:color w:val="auto"/>
              </w:rPr>
              <w:t xml:space="preserve"> </w:t>
            </w:r>
            <w:r w:rsidR="00777889">
              <w:rPr>
                <w:rFonts w:ascii="Arial" w:hAnsi="Arial" w:cs="Arial" w:hint="eastAsia"/>
                <w:i w:val="0"/>
                <w:color w:val="auto"/>
              </w:rPr>
              <w:t>已确认退货收货</w:t>
            </w:r>
            <w:r w:rsidR="00777889">
              <w:rPr>
                <w:rFonts w:ascii="Arial" w:hAnsi="Arial" w:cs="Arial" w:hint="eastAsia"/>
                <w:i w:val="0"/>
                <w:color w:val="auto"/>
              </w:rPr>
              <w:t xml:space="preserve"> </w:t>
            </w:r>
            <w:r w:rsidR="00777889">
              <w:rPr>
                <w:rFonts w:ascii="Arial" w:hAnsi="Arial" w:cs="Arial" w:hint="eastAsia"/>
                <w:i w:val="0"/>
                <w:color w:val="auto"/>
              </w:rPr>
              <w:t>退货退款中</w:t>
            </w:r>
            <w:r w:rsidR="00777889">
              <w:rPr>
                <w:rFonts w:ascii="Arial" w:hAnsi="Arial" w:cs="Arial" w:hint="eastAsia"/>
                <w:i w:val="0"/>
                <w:color w:val="auto"/>
              </w:rPr>
              <w:t xml:space="preserve"> </w:t>
            </w:r>
            <w:r w:rsidR="00777889">
              <w:rPr>
                <w:rFonts w:ascii="Arial" w:hAnsi="Arial" w:cs="Arial" w:hint="eastAsia"/>
                <w:i w:val="0"/>
                <w:color w:val="auto"/>
              </w:rPr>
              <w:t>退货成功</w:t>
            </w:r>
          </w:p>
          <w:p w:rsidR="00E96595" w:rsidRP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9</w:t>
            </w:r>
            <w:r>
              <w:rPr>
                <w:rFonts w:ascii="Arial" w:hAnsi="Arial" w:cs="Arial" w:hint="eastAsia"/>
                <w:i w:val="0"/>
                <w:color w:val="auto"/>
              </w:rPr>
              <w:t>、待收货</w:t>
            </w:r>
            <w:r w:rsidR="00926D45">
              <w:rPr>
                <w:rFonts w:ascii="Arial" w:hAnsi="Arial" w:cs="Arial" w:hint="eastAsia"/>
                <w:i w:val="0"/>
                <w:color w:val="auto"/>
              </w:rPr>
              <w:t xml:space="preserve"> </w:t>
            </w:r>
            <w:r w:rsidR="00E4660E">
              <w:rPr>
                <w:rFonts w:ascii="Arial" w:hAnsi="Arial" w:cs="Arial" w:hint="eastAsia"/>
                <w:i w:val="0"/>
                <w:color w:val="auto"/>
              </w:rPr>
              <w:t>仅显示</w:t>
            </w:r>
            <w:r w:rsidR="00E4660E">
              <w:rPr>
                <w:rFonts w:ascii="Arial" w:hAnsi="Arial" w:cs="Arial" w:hint="eastAsia"/>
                <w:i w:val="0"/>
                <w:color w:val="auto"/>
              </w:rPr>
              <w:t xml:space="preserve"> </w:t>
            </w:r>
            <w:r w:rsidR="00E4660E">
              <w:rPr>
                <w:rFonts w:ascii="Arial" w:hAnsi="Arial" w:cs="Arial" w:hint="eastAsia"/>
                <w:i w:val="0"/>
                <w:color w:val="auto"/>
              </w:rPr>
              <w:t>待收货订单</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673085" w:rsidP="00075CF8">
            <w:pPr>
              <w:rPr>
                <w:rFonts w:ascii="Calibri" w:hAnsi="Calibri"/>
                <w:color w:val="000000"/>
                <w:szCs w:val="21"/>
              </w:rPr>
            </w:pPr>
            <w:r>
              <w:rPr>
                <w:rFonts w:ascii="Calibri" w:hAnsi="Calibri" w:hint="eastAsia"/>
                <w:color w:val="000000"/>
                <w:szCs w:val="21"/>
              </w:rPr>
              <w:t>导出订单</w:t>
            </w:r>
          </w:p>
        </w:tc>
        <w:tc>
          <w:tcPr>
            <w:tcW w:w="1418" w:type="dxa"/>
            <w:vAlign w:val="center"/>
          </w:tcPr>
          <w:p w:rsidR="00E96595" w:rsidRDefault="00673085"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E96595" w:rsidRDefault="00464C7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、没有选择订单情况下</w:t>
            </w:r>
            <w:r>
              <w:rPr>
                <w:rFonts w:ascii="Calibri" w:hAnsi="Calibri" w:hint="eastAsia"/>
                <w:color w:val="000000"/>
                <w:szCs w:val="21"/>
              </w:rPr>
              <w:t xml:space="preserve"> </w:t>
            </w:r>
            <w:r>
              <w:rPr>
                <w:rFonts w:ascii="Calibri" w:hAnsi="Calibri" w:hint="eastAsia"/>
                <w:color w:val="000000"/>
                <w:szCs w:val="21"/>
              </w:rPr>
              <w:t>导出所有符合要求订单</w:t>
            </w:r>
          </w:p>
          <w:p w:rsidR="00464C78" w:rsidRDefault="00464C78"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564EF">
              <w:rPr>
                <w:rFonts w:ascii="Calibri" w:hAnsi="Calibri" w:hint="eastAsia"/>
                <w:color w:val="000000"/>
                <w:szCs w:val="21"/>
              </w:rPr>
              <w:t>选择订单的情况下</w:t>
            </w:r>
            <w:r w:rsidR="006564EF">
              <w:rPr>
                <w:rFonts w:ascii="Calibri" w:hAnsi="Calibri" w:hint="eastAsia"/>
                <w:color w:val="000000"/>
                <w:szCs w:val="21"/>
              </w:rPr>
              <w:t xml:space="preserve"> </w:t>
            </w:r>
            <w:r w:rsidR="006564EF">
              <w:rPr>
                <w:rFonts w:ascii="Calibri" w:hAnsi="Calibri" w:hint="eastAsia"/>
                <w:color w:val="000000"/>
                <w:szCs w:val="21"/>
              </w:rPr>
              <w:t>导出所选订单</w:t>
            </w:r>
          </w:p>
          <w:p w:rsidR="008B7DB6" w:rsidRDefault="007364E1"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、导出显示订单详细字段</w:t>
            </w:r>
            <w:r w:rsidR="008B7DB6">
              <w:rPr>
                <w:rFonts w:ascii="Calibri" w:hAnsi="Calibri" w:hint="eastAsia"/>
                <w:color w:val="000000"/>
                <w:szCs w:val="21"/>
              </w:rPr>
              <w:t xml:space="preserve"> </w:t>
            </w:r>
            <w:r w:rsidR="008B7DB6">
              <w:rPr>
                <w:rFonts w:ascii="Calibri" w:hAnsi="Calibri" w:hint="eastAsia"/>
                <w:color w:val="000000"/>
                <w:szCs w:val="21"/>
              </w:rPr>
              <w:t>具体字段可做成后台可设置</w:t>
            </w:r>
          </w:p>
          <w:p w:rsidR="00AA621B" w:rsidRPr="00855B47" w:rsidRDefault="008B7DB6" w:rsidP="00075CF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2D30D0">
              <w:rPr>
                <w:rFonts w:ascii="Calibri" w:hAnsi="Calibri" w:hint="eastAsia"/>
                <w:color w:val="000000"/>
                <w:szCs w:val="21"/>
              </w:rPr>
              <w:t>导出</w:t>
            </w:r>
            <w:r w:rsidR="002D30D0">
              <w:rPr>
                <w:rFonts w:ascii="Calibri" w:hAnsi="Calibri" w:hint="eastAsia"/>
                <w:color w:val="000000"/>
                <w:szCs w:val="21"/>
              </w:rPr>
              <w:t>excel</w:t>
            </w:r>
            <w:r w:rsidR="002D30D0">
              <w:rPr>
                <w:rFonts w:ascii="Calibri" w:hAnsi="Calibri" w:hint="eastAsia"/>
                <w:color w:val="000000"/>
                <w:szCs w:val="21"/>
              </w:rPr>
              <w:t>文件</w:t>
            </w:r>
            <w:r>
              <w:rPr>
                <w:rFonts w:ascii="Calibri" w:hAnsi="Calibri" w:hint="eastAsia"/>
                <w:color w:val="000000"/>
                <w:szCs w:val="21"/>
              </w:rPr>
              <w:t xml:space="preserve"> </w:t>
            </w:r>
          </w:p>
        </w:tc>
        <w:tc>
          <w:tcPr>
            <w:tcW w:w="1986" w:type="dxa"/>
            <w:vAlign w:val="center"/>
          </w:tcPr>
          <w:p w:rsidR="00E96595" w:rsidRDefault="00E96595" w:rsidP="00075CF8">
            <w:pPr>
              <w:ind w:firstLine="525"/>
              <w:rPr>
                <w:rFonts w:ascii="Calibri" w:hAnsi="Calibri"/>
                <w:color w:val="000000"/>
                <w:szCs w:val="21"/>
              </w:rPr>
            </w:pPr>
          </w:p>
        </w:tc>
      </w:tr>
      <w:tr w:rsidR="006172B1" w:rsidTr="00075CF8">
        <w:tc>
          <w:tcPr>
            <w:tcW w:w="1527" w:type="dxa"/>
            <w:vAlign w:val="center"/>
          </w:tcPr>
          <w:p w:rsidR="006172B1" w:rsidRDefault="006172B1" w:rsidP="00075CF8">
            <w:pPr>
              <w:rPr>
                <w:rFonts w:ascii="Calibri" w:hAnsi="Calibri"/>
                <w:color w:val="000000"/>
                <w:szCs w:val="21"/>
              </w:rPr>
            </w:pPr>
            <w:r>
              <w:rPr>
                <w:rFonts w:ascii="Calibri" w:hAnsi="Calibri" w:hint="eastAsia"/>
                <w:color w:val="000000"/>
                <w:szCs w:val="21"/>
              </w:rPr>
              <w:t>合并订单</w:t>
            </w:r>
          </w:p>
        </w:tc>
        <w:tc>
          <w:tcPr>
            <w:tcW w:w="1418" w:type="dxa"/>
            <w:vAlign w:val="center"/>
          </w:tcPr>
          <w:p w:rsidR="006172B1" w:rsidRDefault="006172B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172B1" w:rsidRDefault="006172B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42691">
              <w:rPr>
                <w:rFonts w:ascii="Calibri" w:hAnsi="Calibri" w:hint="eastAsia"/>
                <w:color w:val="000000"/>
                <w:szCs w:val="21"/>
              </w:rPr>
              <w:t>合并选中订单</w:t>
            </w:r>
            <w:r w:rsidR="00742691">
              <w:rPr>
                <w:rFonts w:ascii="Calibri" w:hAnsi="Calibri" w:hint="eastAsia"/>
                <w:color w:val="000000"/>
                <w:szCs w:val="21"/>
              </w:rPr>
              <w:t xml:space="preserve"> </w:t>
            </w:r>
            <w:r w:rsidR="00742691">
              <w:rPr>
                <w:rFonts w:ascii="Calibri" w:hAnsi="Calibri" w:hint="eastAsia"/>
                <w:color w:val="000000"/>
                <w:szCs w:val="21"/>
              </w:rPr>
              <w:t>如果选中订单发货地址不一致</w:t>
            </w:r>
          </w:p>
        </w:tc>
        <w:tc>
          <w:tcPr>
            <w:tcW w:w="1986" w:type="dxa"/>
            <w:vAlign w:val="center"/>
          </w:tcPr>
          <w:p w:rsidR="006172B1" w:rsidRDefault="006172B1" w:rsidP="00075CF8">
            <w:pPr>
              <w:ind w:firstLine="525"/>
              <w:rPr>
                <w:rFonts w:ascii="Calibri" w:hAnsi="Calibri"/>
                <w:color w:val="000000"/>
                <w:szCs w:val="21"/>
              </w:rPr>
            </w:pPr>
          </w:p>
        </w:tc>
      </w:tr>
    </w:tbl>
    <w:p w:rsidR="00E96595" w:rsidRPr="006057FC" w:rsidRDefault="00E96595" w:rsidP="00E96595">
      <w:pPr>
        <w:pStyle w:val="5"/>
        <w:numPr>
          <w:ilvl w:val="4"/>
          <w:numId w:val="1"/>
        </w:numPr>
        <w:spacing w:beforeLines="50" w:before="156" w:beforeAutospacing="0" w:afterLines="50" w:after="156" w:afterAutospacing="0"/>
        <w:ind w:left="995" w:hangingChars="472" w:hanging="995"/>
        <w:rPr>
          <w:rFonts w:hint="eastAsia"/>
        </w:rPr>
      </w:pPr>
      <w:r>
        <w:rPr>
          <w:rFonts w:hint="eastAsia"/>
        </w:rPr>
        <w:t>输出说明</w:t>
      </w:r>
    </w:p>
    <w:p w:rsidR="00E96595" w:rsidRDefault="00C12A13" w:rsidP="00BC2BA4">
      <w:r>
        <w:rPr>
          <w:rFonts w:hint="eastAsia"/>
        </w:rPr>
        <w:t>1</w:t>
      </w:r>
      <w:r>
        <w:rPr>
          <w:rFonts w:hint="eastAsia"/>
        </w:rPr>
        <w:t>、</w:t>
      </w:r>
      <w:r w:rsidR="00076313">
        <w:rPr>
          <w:rFonts w:hint="eastAsia"/>
        </w:rPr>
        <w:t>页面列表</w:t>
      </w:r>
      <w:r w:rsidR="00101A17">
        <w:rPr>
          <w:rFonts w:hint="eastAsia"/>
        </w:rPr>
        <w:t>数据</w:t>
      </w:r>
      <w:r>
        <w:rPr>
          <w:rFonts w:hint="eastAsia"/>
        </w:rPr>
        <w:t>显示</w:t>
      </w:r>
    </w:p>
    <w:p w:rsidR="00C12A13" w:rsidRDefault="00C12A13" w:rsidP="00BC2BA4">
      <w:r>
        <w:rPr>
          <w:rFonts w:hint="eastAsia"/>
        </w:rPr>
        <w:t>2</w:t>
      </w:r>
      <w:r>
        <w:rPr>
          <w:rFonts w:hint="eastAsia"/>
        </w:rPr>
        <w:t>、页面跳转操作</w:t>
      </w:r>
    </w:p>
    <w:p w:rsidR="00C12A13" w:rsidRPr="00BC2BA4" w:rsidRDefault="00C12A13" w:rsidP="00BC2BA4">
      <w:pPr>
        <w:rPr>
          <w:rFonts w:hint="eastAsia"/>
        </w:rPr>
      </w:pPr>
      <w:r>
        <w:rPr>
          <w:rFonts w:hint="eastAsia"/>
        </w:rPr>
        <w:t>3</w:t>
      </w:r>
      <w:r>
        <w:rPr>
          <w:rFonts w:hint="eastAsia"/>
        </w:rPr>
        <w:t>、页面弹出框</w:t>
      </w:r>
    </w:p>
    <w:p w:rsidR="009B2E02" w:rsidRDefault="009B2E02" w:rsidP="009B2E02">
      <w:pPr>
        <w:pStyle w:val="4"/>
        <w:numPr>
          <w:ilvl w:val="3"/>
          <w:numId w:val="1"/>
        </w:numPr>
      </w:pPr>
      <w:r>
        <w:rPr>
          <w:rFonts w:hint="eastAsia"/>
        </w:rPr>
        <w:lastRenderedPageBreak/>
        <w:t>商家</w:t>
      </w:r>
      <w:r w:rsidR="0013343E">
        <w:rPr>
          <w:rFonts w:hint="eastAsia"/>
        </w:rPr>
        <w:t>订单详情</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功能描述</w:t>
      </w:r>
    </w:p>
    <w:p w:rsidR="009B2E02" w:rsidRDefault="00993462" w:rsidP="00CE02E8">
      <w:pPr>
        <w:pStyle w:val="infoblue"/>
        <w:spacing w:before="0" w:beforeAutospacing="0" w:afterLines="50" w:after="156" w:afterAutospacing="0"/>
        <w:ind w:firstLineChars="0" w:firstLine="0"/>
        <w:rPr>
          <w:rFonts w:ascii="Arial" w:hAnsi="Arial" w:cs="Arial"/>
          <w:i w:val="0"/>
          <w:color w:val="auto"/>
        </w:rPr>
      </w:pPr>
      <w:r w:rsidRPr="00993462">
        <w:rPr>
          <w:rFonts w:ascii="Arial" w:hAnsi="Arial" w:cs="Arial"/>
          <w:i w:val="0"/>
          <w:noProof/>
          <w:color w:val="auto"/>
        </w:rPr>
        <w:drawing>
          <wp:inline distT="0" distB="0" distL="0" distR="0">
            <wp:extent cx="5943600" cy="8144700"/>
            <wp:effectExtent l="0" t="0" r="0" b="0"/>
            <wp:docPr id="75" name="图片 75" descr="C:\Users\Administrator\Documents\Tencent Files\3003379810\Image\C2C\7T)94}]AOKSCVVG$VP][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7T)94}]AOKSCVVG$VP][Z@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144700"/>
                    </a:xfrm>
                    <a:prstGeom prst="rect">
                      <a:avLst/>
                    </a:prstGeom>
                    <a:noFill/>
                    <a:ln>
                      <a:noFill/>
                    </a:ln>
                  </pic:spPr>
                </pic:pic>
              </a:graphicData>
            </a:graphic>
          </wp:inline>
        </w:drawing>
      </w:r>
    </w:p>
    <w:p w:rsidR="00443463" w:rsidRPr="00B735C6" w:rsidRDefault="009644DA" w:rsidP="00B735C6">
      <w:pPr>
        <w:widowControl/>
        <w:jc w:val="left"/>
        <w:rPr>
          <w:rFonts w:ascii="宋体" w:hAnsi="宋体" w:cs="宋体"/>
          <w:kern w:val="0"/>
          <w:sz w:val="24"/>
        </w:rPr>
      </w:pPr>
      <w:r w:rsidRPr="009644DA">
        <w:rPr>
          <w:rFonts w:ascii="宋体" w:hAnsi="宋体" w:cs="宋体"/>
          <w:noProof/>
          <w:kern w:val="0"/>
          <w:sz w:val="24"/>
        </w:rPr>
        <w:lastRenderedPageBreak/>
        <w:drawing>
          <wp:inline distT="0" distB="0" distL="0" distR="0">
            <wp:extent cx="5988871" cy="3393549"/>
            <wp:effectExtent l="0" t="0" r="0" b="0"/>
            <wp:docPr id="87" name="图片 87" descr="C:\Users\Administrator\Documents\Tencent Files\3003379810\Image\C2C\I@6EHH@7E@78$1Z(22EEW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I@6EHH@7E@78$1Z(22EEW0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4911" cy="3436636"/>
                    </a:xfrm>
                    <a:prstGeom prst="rect">
                      <a:avLst/>
                    </a:prstGeom>
                    <a:noFill/>
                    <a:ln>
                      <a:noFill/>
                    </a:ln>
                  </pic:spPr>
                </pic:pic>
              </a:graphicData>
            </a:graphic>
          </wp:inline>
        </w:drawing>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业务规则</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441EB">
        <w:rPr>
          <w:rFonts w:ascii="Arial" w:hAnsi="Arial" w:cs="Arial" w:hint="eastAsia"/>
          <w:i w:val="0"/>
          <w:color w:val="auto"/>
        </w:rPr>
        <w:t>订单详情</w:t>
      </w:r>
      <w:r w:rsidR="00276303">
        <w:rPr>
          <w:rFonts w:ascii="Arial" w:hAnsi="Arial" w:cs="Arial" w:hint="eastAsia"/>
          <w:i w:val="0"/>
          <w:color w:val="auto"/>
        </w:rPr>
        <w:t>页面</w:t>
      </w:r>
      <w:r w:rsidR="004B2E15">
        <w:rPr>
          <w:rFonts w:ascii="Arial" w:hAnsi="Arial" w:cs="Arial" w:hint="eastAsia"/>
          <w:i w:val="0"/>
          <w:color w:val="auto"/>
        </w:rPr>
        <w:t xml:space="preserve"> </w:t>
      </w:r>
      <w:r w:rsidR="004B2E15">
        <w:rPr>
          <w:rFonts w:ascii="Arial" w:hAnsi="Arial" w:cs="Arial" w:hint="eastAsia"/>
          <w:i w:val="0"/>
          <w:color w:val="auto"/>
        </w:rPr>
        <w:t>订单详情显示</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订单可操作</w:t>
      </w:r>
      <w:r w:rsidR="00806C10">
        <w:rPr>
          <w:rFonts w:ascii="Arial" w:hAnsi="Arial" w:cs="Arial" w:hint="eastAsia"/>
          <w:i w:val="0"/>
          <w:color w:val="auto"/>
        </w:rPr>
        <w:t xml:space="preserve"> </w:t>
      </w:r>
      <w:r w:rsidR="00806C10">
        <w:rPr>
          <w:rFonts w:ascii="Arial" w:hAnsi="Arial" w:cs="Arial" w:hint="eastAsia"/>
          <w:i w:val="0"/>
          <w:color w:val="auto"/>
        </w:rPr>
        <w:t>确认</w:t>
      </w:r>
      <w:r w:rsidR="00806C10">
        <w:rPr>
          <w:rFonts w:ascii="Arial" w:hAnsi="Arial" w:cs="Arial" w:hint="eastAsia"/>
          <w:i w:val="0"/>
          <w:color w:val="auto"/>
        </w:rPr>
        <w:t xml:space="preserve"> </w:t>
      </w:r>
      <w:r w:rsidR="00806C10">
        <w:rPr>
          <w:rFonts w:ascii="Arial" w:hAnsi="Arial" w:cs="Arial" w:hint="eastAsia"/>
          <w:i w:val="0"/>
          <w:color w:val="auto"/>
        </w:rPr>
        <w:t>取消</w:t>
      </w:r>
      <w:r w:rsidR="00806C10">
        <w:rPr>
          <w:rFonts w:ascii="Arial" w:hAnsi="Arial" w:cs="Arial" w:hint="eastAsia"/>
          <w:i w:val="0"/>
          <w:color w:val="auto"/>
        </w:rPr>
        <w:t xml:space="preserve"> </w:t>
      </w:r>
      <w:r w:rsidR="00806C10">
        <w:rPr>
          <w:rFonts w:ascii="Arial" w:hAnsi="Arial" w:cs="Arial" w:hint="eastAsia"/>
          <w:i w:val="0"/>
          <w:color w:val="auto"/>
        </w:rPr>
        <w:t>无效</w:t>
      </w:r>
      <w:r w:rsidR="00806C10">
        <w:rPr>
          <w:rFonts w:ascii="Arial" w:hAnsi="Arial" w:cs="Arial" w:hint="eastAsia"/>
          <w:i w:val="0"/>
          <w:color w:val="auto"/>
        </w:rPr>
        <w:t xml:space="preserve"> </w:t>
      </w:r>
      <w:r w:rsidR="00806C10">
        <w:rPr>
          <w:rFonts w:ascii="Arial" w:hAnsi="Arial" w:cs="Arial" w:hint="eastAsia"/>
          <w:i w:val="0"/>
          <w:color w:val="auto"/>
        </w:rPr>
        <w:t>售后</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可生成发货单</w:t>
      </w:r>
    </w:p>
    <w:p w:rsidR="006A6E36" w:rsidRDefault="006A6E36" w:rsidP="006A6E36">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A6E36" w:rsidTr="00075CF8">
        <w:tc>
          <w:tcPr>
            <w:tcW w:w="1527"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备注</w:t>
            </w:r>
          </w:p>
        </w:tc>
      </w:tr>
      <w:tr w:rsidR="006A6E36" w:rsidTr="00075CF8">
        <w:tc>
          <w:tcPr>
            <w:tcW w:w="1527" w:type="dxa"/>
            <w:vAlign w:val="center"/>
          </w:tcPr>
          <w:p w:rsidR="006A6E36" w:rsidRDefault="004B2DD4" w:rsidP="00075CF8">
            <w:pPr>
              <w:rPr>
                <w:rFonts w:ascii="Calibri" w:hAnsi="Calibri"/>
                <w:color w:val="000000"/>
                <w:szCs w:val="21"/>
              </w:rPr>
            </w:pPr>
            <w:r>
              <w:rPr>
                <w:rFonts w:ascii="Calibri" w:hAnsi="Calibri" w:hint="eastAsia"/>
                <w:color w:val="000000"/>
                <w:szCs w:val="21"/>
              </w:rPr>
              <w:t>操作信息</w:t>
            </w:r>
          </w:p>
        </w:tc>
        <w:tc>
          <w:tcPr>
            <w:tcW w:w="1418" w:type="dxa"/>
            <w:vAlign w:val="center"/>
          </w:tcPr>
          <w:p w:rsidR="006A6E36" w:rsidRDefault="0037380C" w:rsidP="00075CF8">
            <w:pPr>
              <w:rPr>
                <w:rFonts w:ascii="Calibri" w:hAnsi="Calibri"/>
                <w:color w:val="000000"/>
                <w:szCs w:val="21"/>
              </w:rPr>
            </w:pPr>
            <w:r>
              <w:rPr>
                <w:rFonts w:ascii="Calibri" w:hAnsi="Calibri" w:hint="eastAsia"/>
                <w:color w:val="000000"/>
                <w:szCs w:val="21"/>
              </w:rPr>
              <w:t>多行文本</w:t>
            </w:r>
          </w:p>
        </w:tc>
        <w:tc>
          <w:tcPr>
            <w:tcW w:w="4534" w:type="dxa"/>
            <w:vAlign w:val="center"/>
          </w:tcPr>
          <w:p w:rsidR="006A6E36" w:rsidRDefault="0037380C"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、输入订单相关备注信息</w:t>
            </w:r>
          </w:p>
          <w:p w:rsidR="0037380C" w:rsidRPr="00855B47" w:rsidRDefault="0037380C"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13C79">
              <w:rPr>
                <w:rFonts w:ascii="Calibri" w:hAnsi="Calibri" w:hint="eastAsia"/>
                <w:color w:val="000000"/>
                <w:szCs w:val="21"/>
              </w:rPr>
              <w:t>最多</w:t>
            </w:r>
            <w:r w:rsidR="00213C79">
              <w:rPr>
                <w:rFonts w:ascii="Calibri" w:hAnsi="Calibri" w:hint="eastAsia"/>
                <w:color w:val="000000"/>
                <w:szCs w:val="21"/>
              </w:rPr>
              <w:t>5</w:t>
            </w:r>
            <w:r w:rsidR="00213C79">
              <w:rPr>
                <w:rFonts w:ascii="Calibri" w:hAnsi="Calibri"/>
                <w:color w:val="000000"/>
                <w:szCs w:val="21"/>
              </w:rPr>
              <w:t>00</w:t>
            </w:r>
            <w:r w:rsidR="00213C79">
              <w:rPr>
                <w:rFonts w:ascii="Calibri" w:hAnsi="Calibri" w:hint="eastAsia"/>
                <w:color w:val="000000"/>
                <w:szCs w:val="21"/>
              </w:rPr>
              <w:t>字</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确认</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016B2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、当订单状态未确认时</w:t>
            </w:r>
            <w:r>
              <w:rPr>
                <w:rFonts w:ascii="Calibri" w:hAnsi="Calibri" w:hint="eastAsia"/>
                <w:color w:val="000000"/>
                <w:szCs w:val="21"/>
              </w:rPr>
              <w:t xml:space="preserve"> </w:t>
            </w:r>
            <w:r>
              <w:rPr>
                <w:rFonts w:ascii="Calibri" w:hAnsi="Calibri" w:hint="eastAsia"/>
                <w:color w:val="000000"/>
                <w:szCs w:val="21"/>
              </w:rPr>
              <w:t>按钮可用</w:t>
            </w:r>
          </w:p>
          <w:p w:rsidR="00016B20" w:rsidRPr="00855B47" w:rsidRDefault="00016B20"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、当订单状态不是未确认时</w:t>
            </w:r>
            <w:r>
              <w:rPr>
                <w:rFonts w:ascii="Calibri" w:hAnsi="Calibri" w:hint="eastAsia"/>
                <w:color w:val="000000"/>
                <w:szCs w:val="21"/>
              </w:rPr>
              <w:t xml:space="preserve"> </w:t>
            </w:r>
            <w:r>
              <w:rPr>
                <w:rFonts w:ascii="Calibri" w:hAnsi="Calibri" w:hint="eastAsia"/>
                <w:color w:val="000000"/>
                <w:szCs w:val="21"/>
              </w:rPr>
              <w:t>按钮不可用</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取消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C84830"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、当订单在未发货时方可取消</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无效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、在用户确认后订单可进行无效操作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售后</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F12B9">
              <w:rPr>
                <w:rFonts w:ascii="Calibri" w:hAnsi="Calibri" w:hint="eastAsia"/>
                <w:color w:val="000000"/>
                <w:szCs w:val="21"/>
              </w:rPr>
              <w:t>订单在发货后才可以售后操作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C40E04" w:rsidP="00075CF8">
            <w:pPr>
              <w:rPr>
                <w:rFonts w:ascii="Calibri" w:hAnsi="Calibri"/>
                <w:color w:val="000000"/>
                <w:szCs w:val="21"/>
              </w:rPr>
            </w:pPr>
            <w:r>
              <w:rPr>
                <w:rFonts w:ascii="Calibri" w:hAnsi="Calibri" w:hint="eastAsia"/>
                <w:color w:val="000000"/>
                <w:szCs w:val="21"/>
              </w:rPr>
              <w:t>生成发货单</w:t>
            </w:r>
          </w:p>
        </w:tc>
        <w:tc>
          <w:tcPr>
            <w:tcW w:w="1418" w:type="dxa"/>
            <w:vAlign w:val="center"/>
          </w:tcPr>
          <w:p w:rsidR="006A6E36" w:rsidRDefault="00E614FC"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E614FC"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、订单在已确认后才可生成发货单</w:t>
            </w:r>
          </w:p>
        </w:tc>
        <w:tc>
          <w:tcPr>
            <w:tcW w:w="1986" w:type="dxa"/>
            <w:vAlign w:val="center"/>
          </w:tcPr>
          <w:p w:rsidR="006A6E36" w:rsidRDefault="002E419F" w:rsidP="00075CF8">
            <w:pPr>
              <w:ind w:firstLine="525"/>
              <w:rPr>
                <w:rFonts w:ascii="Calibri" w:hAnsi="Calibri"/>
                <w:color w:val="000000"/>
                <w:szCs w:val="21"/>
              </w:rPr>
            </w:pPr>
            <w:r>
              <w:rPr>
                <w:rFonts w:ascii="Calibri" w:hAnsi="Calibri" w:hint="eastAsia"/>
                <w:color w:val="000000"/>
                <w:szCs w:val="21"/>
              </w:rPr>
              <w:t>见图</w:t>
            </w:r>
          </w:p>
        </w:tc>
      </w:tr>
    </w:tbl>
    <w:p w:rsidR="006A6E36" w:rsidRDefault="006A6E36" w:rsidP="006A6E36">
      <w:pPr>
        <w:pStyle w:val="5"/>
        <w:numPr>
          <w:ilvl w:val="4"/>
          <w:numId w:val="1"/>
        </w:numPr>
        <w:spacing w:beforeLines="50" w:before="156" w:beforeAutospacing="0" w:afterLines="50" w:after="156" w:afterAutospacing="0"/>
        <w:ind w:left="995" w:hangingChars="472" w:hanging="995"/>
      </w:pPr>
      <w:r>
        <w:rPr>
          <w:rFonts w:hint="eastAsia"/>
        </w:rPr>
        <w:t>输出说明</w:t>
      </w:r>
    </w:p>
    <w:p w:rsidR="00A30331" w:rsidRDefault="00A30331" w:rsidP="006A6E36">
      <w:r>
        <w:rPr>
          <w:rFonts w:hint="eastAsia"/>
        </w:rPr>
        <w:t>1</w:t>
      </w:r>
      <w:r>
        <w:rPr>
          <w:rFonts w:hint="eastAsia"/>
        </w:rPr>
        <w:t>、</w:t>
      </w:r>
      <w:r w:rsidR="001B354A">
        <w:rPr>
          <w:rFonts w:hint="eastAsia"/>
        </w:rPr>
        <w:t>页面操作显示</w:t>
      </w:r>
    </w:p>
    <w:p w:rsidR="006A6E36" w:rsidRPr="00BF54E9" w:rsidRDefault="00A30331" w:rsidP="006A6E36">
      <w:r>
        <w:rPr>
          <w:rFonts w:hint="eastAsia"/>
        </w:rPr>
        <w:t>2</w:t>
      </w:r>
      <w:r>
        <w:rPr>
          <w:rFonts w:hint="eastAsia"/>
        </w:rPr>
        <w:t>、弹出</w:t>
      </w:r>
      <w:r w:rsidR="00F57108">
        <w:rPr>
          <w:rFonts w:hint="eastAsia"/>
        </w:rPr>
        <w:t>发货单</w:t>
      </w:r>
      <w:r w:rsidR="00851804">
        <w:rPr>
          <w:rFonts w:hint="eastAsia"/>
        </w:rPr>
        <w:t>界面</w:t>
      </w:r>
    </w:p>
    <w:p w:rsidR="00BF54E9" w:rsidRPr="00562035" w:rsidRDefault="00BF54E9" w:rsidP="00BF54E9"/>
    <w:p w:rsidR="00505827" w:rsidRDefault="009B778E" w:rsidP="00505827">
      <w:pPr>
        <w:pStyle w:val="4"/>
        <w:numPr>
          <w:ilvl w:val="3"/>
          <w:numId w:val="1"/>
        </w:numPr>
      </w:pPr>
      <w:r>
        <w:rPr>
          <w:rFonts w:hint="eastAsia"/>
        </w:rPr>
        <w:lastRenderedPageBreak/>
        <w:t>延迟收货申请</w:t>
      </w:r>
    </w:p>
    <w:p w:rsidR="00505827" w:rsidRDefault="00505827" w:rsidP="00E36560">
      <w:pPr>
        <w:pStyle w:val="5"/>
        <w:numPr>
          <w:ilvl w:val="4"/>
          <w:numId w:val="1"/>
        </w:numPr>
        <w:spacing w:beforeLines="50" w:before="156" w:beforeAutospacing="0" w:afterLines="50" w:after="156" w:afterAutospacing="0"/>
        <w:ind w:left="995" w:hangingChars="472" w:hanging="995"/>
      </w:pPr>
      <w:r>
        <w:rPr>
          <w:rFonts w:hint="eastAsia"/>
        </w:rPr>
        <w:t>功能描述</w:t>
      </w:r>
    </w:p>
    <w:p w:rsidR="00E36560" w:rsidRPr="00E36560" w:rsidRDefault="007B33AF" w:rsidP="00E36560">
      <w:r w:rsidRPr="007B33AF">
        <w:rPr>
          <w:noProof/>
        </w:rPr>
        <w:drawing>
          <wp:inline distT="0" distB="0" distL="0" distR="0">
            <wp:extent cx="5943600" cy="2762949"/>
            <wp:effectExtent l="0" t="0" r="0" b="0"/>
            <wp:docPr id="81" name="图片 81" descr="C:\Users\Administrator\Documents\Tencent Files\3003379810\Image\C2C\M{1_SSFDFJU@3T~C614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3003379810\Image\C2C\M{1_SSFDFJU@3T~C614T]9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762949"/>
                    </a:xfrm>
                    <a:prstGeom prst="rect">
                      <a:avLst/>
                    </a:prstGeom>
                    <a:noFill/>
                    <a:ln>
                      <a:noFill/>
                    </a:ln>
                  </pic:spPr>
                </pic:pic>
              </a:graphicData>
            </a:graphic>
          </wp:inline>
        </w:drawing>
      </w:r>
    </w:p>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业务规则</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61299">
        <w:rPr>
          <w:rFonts w:ascii="Arial" w:hAnsi="Arial" w:cs="Arial" w:hint="eastAsia"/>
          <w:i w:val="0"/>
          <w:color w:val="auto"/>
        </w:rPr>
        <w:t>延迟收货操作</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13AEC">
        <w:rPr>
          <w:rFonts w:ascii="Arial" w:hAnsi="Arial" w:cs="Arial" w:hint="eastAsia"/>
          <w:i w:val="0"/>
          <w:color w:val="auto"/>
        </w:rPr>
        <w:t>状态</w:t>
      </w:r>
      <w:r w:rsidR="00713AEC">
        <w:rPr>
          <w:rFonts w:ascii="Arial" w:hAnsi="Arial" w:cs="Arial" w:hint="eastAsia"/>
          <w:i w:val="0"/>
          <w:color w:val="auto"/>
        </w:rPr>
        <w:t xml:space="preserve"> </w:t>
      </w:r>
      <w:r w:rsidR="00713AEC">
        <w:rPr>
          <w:rFonts w:ascii="Arial" w:hAnsi="Arial" w:cs="Arial" w:hint="eastAsia"/>
          <w:i w:val="0"/>
          <w:color w:val="auto"/>
        </w:rPr>
        <w:t>订单</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会员名</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搜索操作</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A1F8D">
        <w:rPr>
          <w:rFonts w:ascii="Arial" w:hAnsi="Arial" w:cs="Arial" w:hint="eastAsia"/>
          <w:i w:val="0"/>
          <w:color w:val="auto"/>
        </w:rPr>
        <w:t>删除</w:t>
      </w:r>
      <w:r w:rsidR="004A1F8D">
        <w:rPr>
          <w:rFonts w:ascii="Arial" w:hAnsi="Arial" w:cs="Arial" w:hint="eastAsia"/>
          <w:i w:val="0"/>
          <w:color w:val="auto"/>
        </w:rPr>
        <w:t xml:space="preserve"> </w:t>
      </w:r>
      <w:r w:rsidR="004A1F8D">
        <w:rPr>
          <w:rFonts w:ascii="Arial" w:hAnsi="Arial" w:cs="Arial" w:hint="eastAsia"/>
          <w:i w:val="0"/>
          <w:color w:val="auto"/>
        </w:rPr>
        <w:t>审核通过</w:t>
      </w:r>
      <w:r w:rsidR="004A1F8D">
        <w:rPr>
          <w:rFonts w:ascii="Arial" w:hAnsi="Arial" w:cs="Arial" w:hint="eastAsia"/>
          <w:i w:val="0"/>
          <w:color w:val="auto"/>
        </w:rPr>
        <w:t xml:space="preserve"> </w:t>
      </w:r>
      <w:r w:rsidR="004A1F8D">
        <w:rPr>
          <w:rFonts w:ascii="Arial" w:hAnsi="Arial" w:cs="Arial"/>
          <w:i w:val="0"/>
          <w:color w:val="auto"/>
        </w:rPr>
        <w:t xml:space="preserve"> </w:t>
      </w:r>
      <w:r w:rsidR="004A1F8D">
        <w:rPr>
          <w:rFonts w:ascii="Arial" w:hAnsi="Arial" w:cs="Arial" w:hint="eastAsia"/>
          <w:i w:val="0"/>
          <w:color w:val="auto"/>
        </w:rPr>
        <w:t>审核不通过</w:t>
      </w:r>
      <w:r w:rsidR="004A1F8D">
        <w:rPr>
          <w:rFonts w:ascii="Arial" w:hAnsi="Arial" w:cs="Arial" w:hint="eastAsia"/>
          <w:i w:val="0"/>
          <w:color w:val="auto"/>
        </w:rPr>
        <w:t xml:space="preserve"> </w:t>
      </w:r>
      <w:r w:rsidR="004A1F8D">
        <w:rPr>
          <w:rFonts w:ascii="Arial" w:hAnsi="Arial" w:cs="Arial" w:hint="eastAsia"/>
          <w:i w:val="0"/>
          <w:color w:val="auto"/>
        </w:rPr>
        <w:t>业务操作</w:t>
      </w:r>
    </w:p>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05827" w:rsidTr="002541E1">
        <w:tc>
          <w:tcPr>
            <w:tcW w:w="1527"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备注</w:t>
            </w:r>
          </w:p>
        </w:tc>
      </w:tr>
      <w:tr w:rsidR="00505827" w:rsidTr="002541E1">
        <w:tc>
          <w:tcPr>
            <w:tcW w:w="1527" w:type="dxa"/>
            <w:vAlign w:val="center"/>
          </w:tcPr>
          <w:p w:rsidR="00505827" w:rsidRDefault="00EC6B52" w:rsidP="002541E1">
            <w:pPr>
              <w:rPr>
                <w:rFonts w:ascii="Calibri" w:hAnsi="Calibri"/>
                <w:color w:val="000000"/>
                <w:szCs w:val="21"/>
              </w:rPr>
            </w:pPr>
            <w:r>
              <w:rPr>
                <w:rFonts w:ascii="Calibri" w:hAnsi="Calibri" w:hint="eastAsia"/>
                <w:color w:val="000000"/>
                <w:szCs w:val="21"/>
              </w:rPr>
              <w:t>订单状态</w:t>
            </w:r>
          </w:p>
        </w:tc>
        <w:tc>
          <w:tcPr>
            <w:tcW w:w="1418" w:type="dxa"/>
            <w:vAlign w:val="center"/>
          </w:tcPr>
          <w:p w:rsidR="00505827" w:rsidRDefault="00B93915" w:rsidP="002541E1">
            <w:pPr>
              <w:rPr>
                <w:rFonts w:ascii="Calibri" w:hAnsi="Calibri"/>
                <w:color w:val="000000"/>
                <w:szCs w:val="21"/>
              </w:rPr>
            </w:pPr>
            <w:r>
              <w:rPr>
                <w:rFonts w:ascii="Calibri" w:hAnsi="Calibri" w:hint="eastAsia"/>
                <w:color w:val="000000"/>
                <w:szCs w:val="21"/>
              </w:rPr>
              <w:t>下拉列表</w:t>
            </w:r>
          </w:p>
        </w:tc>
        <w:tc>
          <w:tcPr>
            <w:tcW w:w="4534" w:type="dxa"/>
            <w:vAlign w:val="center"/>
          </w:tcPr>
          <w:p w:rsidR="00505827" w:rsidRPr="00855B47" w:rsidRDefault="00B93915" w:rsidP="002541E1">
            <w:pPr>
              <w:jc w:val="left"/>
              <w:rPr>
                <w:rFonts w:ascii="Calibri" w:hAnsi="Calibri"/>
                <w:color w:val="000000"/>
                <w:szCs w:val="21"/>
              </w:rPr>
            </w:pPr>
            <w:r>
              <w:rPr>
                <w:rFonts w:ascii="Calibri" w:hAnsi="Calibri" w:hint="eastAsia"/>
                <w:color w:val="000000"/>
                <w:szCs w:val="21"/>
              </w:rPr>
              <w:t>选项有</w:t>
            </w:r>
            <w:r>
              <w:rPr>
                <w:rFonts w:ascii="Calibri" w:hAnsi="Calibri" w:hint="eastAsia"/>
                <w:color w:val="000000"/>
                <w:szCs w:val="21"/>
              </w:rPr>
              <w:t xml:space="preserve"> </w:t>
            </w:r>
            <w:r>
              <w:rPr>
                <w:rFonts w:ascii="Calibri" w:hAnsi="Calibri" w:hint="eastAsia"/>
                <w:color w:val="000000"/>
                <w:szCs w:val="21"/>
              </w:rPr>
              <w:t>审核通过</w:t>
            </w:r>
            <w:r>
              <w:rPr>
                <w:rFonts w:ascii="Calibri" w:hAnsi="Calibri" w:hint="eastAsia"/>
                <w:color w:val="000000"/>
                <w:szCs w:val="21"/>
              </w:rPr>
              <w:t xml:space="preserve"> </w:t>
            </w:r>
            <w:r>
              <w:rPr>
                <w:rFonts w:ascii="Calibri" w:hAnsi="Calibri" w:hint="eastAsia"/>
                <w:color w:val="000000"/>
                <w:szCs w:val="21"/>
              </w:rPr>
              <w:t>审核不通过</w:t>
            </w:r>
            <w:r>
              <w:rPr>
                <w:rFonts w:ascii="Calibri" w:hAnsi="Calibri" w:hint="eastAsia"/>
                <w:color w:val="000000"/>
                <w:szCs w:val="21"/>
              </w:rPr>
              <w:t xml:space="preserve"> </w:t>
            </w:r>
            <w:r>
              <w:rPr>
                <w:rFonts w:ascii="Calibri" w:hAnsi="Calibri" w:hint="eastAsia"/>
                <w:color w:val="000000"/>
                <w:szCs w:val="21"/>
              </w:rPr>
              <w:t>未审核</w:t>
            </w:r>
            <w:r>
              <w:rPr>
                <w:rFonts w:ascii="Calibri" w:hAnsi="Calibri" w:hint="eastAsia"/>
                <w:color w:val="000000"/>
                <w:szCs w:val="21"/>
              </w:rPr>
              <w:t xml:space="preserve"> </w:t>
            </w:r>
            <w:r>
              <w:rPr>
                <w:rFonts w:ascii="Calibri" w:hAnsi="Calibri" w:hint="eastAsia"/>
                <w:color w:val="000000"/>
                <w:szCs w:val="21"/>
              </w:rPr>
              <w:t>已删除</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7799E" w:rsidP="002541E1">
            <w:pPr>
              <w:rPr>
                <w:rFonts w:ascii="Calibri" w:hAnsi="Calibri"/>
                <w:color w:val="000000"/>
                <w:szCs w:val="21"/>
              </w:rPr>
            </w:pPr>
            <w:r>
              <w:rPr>
                <w:rFonts w:ascii="Calibri" w:hAnsi="Calibri" w:hint="eastAsia"/>
                <w:color w:val="000000"/>
                <w:szCs w:val="21"/>
              </w:rPr>
              <w:t>订单号查询</w:t>
            </w:r>
          </w:p>
        </w:tc>
        <w:tc>
          <w:tcPr>
            <w:tcW w:w="1418" w:type="dxa"/>
            <w:vAlign w:val="center"/>
          </w:tcPr>
          <w:p w:rsidR="00505827" w:rsidRDefault="0017799E"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351D0F" w:rsidRDefault="00351D0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7799E">
              <w:rPr>
                <w:rFonts w:ascii="Calibri" w:hAnsi="Calibri" w:hint="eastAsia"/>
                <w:color w:val="000000"/>
                <w:szCs w:val="21"/>
              </w:rPr>
              <w:t>订单号或会员号</w:t>
            </w:r>
            <w:r w:rsidR="0017799E">
              <w:rPr>
                <w:rFonts w:ascii="Calibri" w:hAnsi="Calibri" w:hint="eastAsia"/>
                <w:color w:val="000000"/>
                <w:szCs w:val="21"/>
              </w:rPr>
              <w:t xml:space="preserve"> </w:t>
            </w:r>
            <w:r w:rsidR="0017799E">
              <w:rPr>
                <w:rFonts w:ascii="Calibri" w:hAnsi="Calibri" w:hint="eastAsia"/>
                <w:color w:val="000000"/>
                <w:szCs w:val="21"/>
              </w:rPr>
              <w:t>模糊匹配查询</w:t>
            </w:r>
            <w:r w:rsidR="00374D8F">
              <w:rPr>
                <w:rFonts w:ascii="Calibri" w:hAnsi="Calibri" w:hint="eastAsia"/>
                <w:color w:val="000000"/>
                <w:szCs w:val="21"/>
              </w:rPr>
              <w:t xml:space="preserve"> </w:t>
            </w:r>
          </w:p>
          <w:p w:rsidR="00505827" w:rsidRPr="00855B47" w:rsidRDefault="00351D0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374D8F">
              <w:rPr>
                <w:rFonts w:ascii="Calibri" w:hAnsi="Calibri" w:hint="eastAsia"/>
                <w:color w:val="000000"/>
                <w:szCs w:val="21"/>
              </w:rPr>
              <w:t>高亮突出显示查询文本</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1418"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505827" w:rsidRDefault="007816CD"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、全选功能</w:t>
            </w:r>
          </w:p>
          <w:p w:rsidR="007816CD" w:rsidRPr="00855B47" w:rsidRDefault="007816CD"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、单选功能</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24AC4" w:rsidP="002541E1">
            <w:pPr>
              <w:rPr>
                <w:rFonts w:ascii="Calibri" w:hAnsi="Calibri"/>
                <w:color w:val="000000"/>
                <w:szCs w:val="21"/>
              </w:rPr>
            </w:pPr>
            <w:r>
              <w:rPr>
                <w:rFonts w:ascii="Calibri" w:hAnsi="Calibri" w:hint="eastAsia"/>
                <w:color w:val="000000"/>
                <w:szCs w:val="21"/>
              </w:rPr>
              <w:t>删除</w:t>
            </w:r>
          </w:p>
        </w:tc>
        <w:tc>
          <w:tcPr>
            <w:tcW w:w="1418" w:type="dxa"/>
            <w:vAlign w:val="center"/>
          </w:tcPr>
          <w:p w:rsidR="00505827" w:rsidRDefault="00124AC4"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05827" w:rsidRDefault="00124AC4"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124AC4" w:rsidRDefault="00124AC4"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提示：请问确认删除</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DE6E76" w:rsidP="002541E1">
            <w:pPr>
              <w:rPr>
                <w:rFonts w:ascii="Calibri" w:hAnsi="Calibri"/>
                <w:color w:val="000000"/>
                <w:szCs w:val="21"/>
              </w:rPr>
            </w:pPr>
            <w:r>
              <w:rPr>
                <w:rFonts w:ascii="Calibri" w:hAnsi="Calibri" w:hint="eastAsia"/>
                <w:color w:val="000000"/>
                <w:szCs w:val="21"/>
              </w:rPr>
              <w:t>审核不通过</w:t>
            </w:r>
          </w:p>
        </w:tc>
        <w:tc>
          <w:tcPr>
            <w:tcW w:w="1418" w:type="dxa"/>
            <w:vAlign w:val="center"/>
          </w:tcPr>
          <w:p w:rsidR="00505827" w:rsidRDefault="00DE6E7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DE6E76" w:rsidRDefault="00DE6E76" w:rsidP="00DE6E7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DE6E76" w:rsidP="00DE6E7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D63D0D">
              <w:rPr>
                <w:rFonts w:ascii="Calibri" w:hAnsi="Calibri" w:hint="eastAsia"/>
                <w:color w:val="000000"/>
                <w:szCs w:val="21"/>
              </w:rPr>
              <w:t>审核不通过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A0126" w:rsidP="002541E1">
            <w:pPr>
              <w:rPr>
                <w:rFonts w:ascii="Calibri" w:hAnsi="Calibri"/>
                <w:color w:val="000000"/>
                <w:szCs w:val="21"/>
              </w:rPr>
            </w:pPr>
            <w:r>
              <w:rPr>
                <w:rFonts w:ascii="Calibri" w:hAnsi="Calibri" w:hint="eastAsia"/>
                <w:color w:val="000000"/>
                <w:szCs w:val="21"/>
              </w:rPr>
              <w:t>审核通过</w:t>
            </w:r>
          </w:p>
        </w:tc>
        <w:tc>
          <w:tcPr>
            <w:tcW w:w="1418" w:type="dxa"/>
            <w:vAlign w:val="center"/>
          </w:tcPr>
          <w:p w:rsidR="00505827" w:rsidRDefault="001A01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1A0126" w:rsidRDefault="001A0126" w:rsidP="001A012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1A0126" w:rsidP="001A012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8A38B7">
              <w:rPr>
                <w:rFonts w:ascii="Calibri" w:hAnsi="Calibri" w:hint="eastAsia"/>
                <w:color w:val="000000"/>
                <w:szCs w:val="21"/>
              </w:rPr>
              <w:t>审核通过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bl>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输出说明</w:t>
      </w:r>
    </w:p>
    <w:p w:rsidR="00505827" w:rsidRPr="006057FC" w:rsidRDefault="004272BE" w:rsidP="00505827">
      <w:r>
        <w:rPr>
          <w:rFonts w:hint="eastAsia"/>
        </w:rPr>
        <w:t>页面提示操作</w:t>
      </w:r>
    </w:p>
    <w:p w:rsidR="009B778E" w:rsidRDefault="009B778E" w:rsidP="009B778E">
      <w:pPr>
        <w:pStyle w:val="4"/>
        <w:numPr>
          <w:ilvl w:val="3"/>
          <w:numId w:val="1"/>
        </w:numPr>
      </w:pPr>
      <w:r>
        <w:rPr>
          <w:rFonts w:hint="eastAsia"/>
        </w:rPr>
        <w:lastRenderedPageBreak/>
        <w:t>商家</w:t>
      </w:r>
      <w:r w:rsidR="007B33AF">
        <w:rPr>
          <w:rFonts w:hint="eastAsia"/>
        </w:rPr>
        <w:t>缺货登记</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功能描述</w:t>
      </w:r>
    </w:p>
    <w:p w:rsidR="007F6E7D" w:rsidRDefault="009B778E" w:rsidP="009B778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7F6E7D">
        <w:rPr>
          <w:rFonts w:ascii="Arial" w:hAnsi="Arial" w:cs="Arial" w:hint="eastAsia"/>
          <w:i w:val="0"/>
          <w:color w:val="auto"/>
        </w:rPr>
        <w:t>买家操作页面如果遇到页面缺货可进行缺货登记</w:t>
      </w:r>
      <w:r w:rsidR="007F6E7D">
        <w:rPr>
          <w:rFonts w:ascii="Arial" w:hAnsi="Arial" w:cs="Arial" w:hint="eastAsia"/>
          <w:i w:val="0"/>
          <w:color w:val="auto"/>
        </w:rPr>
        <w:t xml:space="preserve"> </w:t>
      </w:r>
      <w:r w:rsidR="007F6E7D">
        <w:rPr>
          <w:rFonts w:ascii="Arial" w:hAnsi="Arial" w:cs="Arial"/>
          <w:i w:val="0"/>
          <w:color w:val="auto"/>
        </w:rPr>
        <w:t xml:space="preserve"> </w:t>
      </w:r>
      <w:r w:rsidR="007F6E7D">
        <w:rPr>
          <w:rFonts w:ascii="Arial" w:hAnsi="Arial" w:cs="Arial" w:hint="eastAsia"/>
          <w:i w:val="0"/>
          <w:color w:val="auto"/>
        </w:rPr>
        <w:t>当商家到货后会及时通知买家进行购买</w:t>
      </w:r>
    </w:p>
    <w:p w:rsidR="009B778E" w:rsidRDefault="006C6A52" w:rsidP="007F6E7D">
      <w:pPr>
        <w:pStyle w:val="infoblue"/>
        <w:spacing w:before="0" w:beforeAutospacing="0" w:afterLines="50" w:after="156" w:afterAutospacing="0"/>
        <w:ind w:firstLineChars="95" w:firstLine="199"/>
        <w:rPr>
          <w:rFonts w:ascii="Arial" w:hAnsi="Arial" w:cs="Arial"/>
          <w:i w:val="0"/>
          <w:color w:val="auto"/>
        </w:rPr>
      </w:pPr>
      <w:r w:rsidRPr="006C6A52">
        <w:rPr>
          <w:rFonts w:ascii="Arial" w:hAnsi="Arial" w:cs="Arial"/>
          <w:i w:val="0"/>
          <w:noProof/>
          <w:color w:val="auto"/>
        </w:rPr>
        <w:drawing>
          <wp:inline distT="0" distB="0" distL="0" distR="0">
            <wp:extent cx="5943600" cy="2869762"/>
            <wp:effectExtent l="0" t="0" r="0" b="0"/>
            <wp:docPr id="83" name="图片 83" descr="C:\Users\Administrator\Documents\Tencent Files\3003379810\Image\C2C\HLR7W(V{NVNVWONPJJKE$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3003379810\Image\C2C\HLR7W(V{NVNVWONPJJKE$4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69762"/>
                    </a:xfrm>
                    <a:prstGeom prst="rect">
                      <a:avLst/>
                    </a:prstGeom>
                    <a:noFill/>
                    <a:ln>
                      <a:noFill/>
                    </a:ln>
                  </pic:spPr>
                </pic:pic>
              </a:graphicData>
            </a:graphic>
          </wp:inline>
        </w:drawing>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业务规则</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02475">
        <w:rPr>
          <w:rFonts w:ascii="Arial" w:hAnsi="Arial" w:cs="Arial" w:hint="eastAsia"/>
          <w:i w:val="0"/>
          <w:color w:val="auto"/>
        </w:rPr>
        <w:t>负责人</w:t>
      </w:r>
      <w:r w:rsidR="00402475">
        <w:rPr>
          <w:rFonts w:ascii="Arial" w:hAnsi="Arial" w:cs="Arial"/>
          <w:i w:val="0"/>
          <w:color w:val="auto"/>
        </w:rPr>
        <w:t xml:space="preserve"> </w:t>
      </w:r>
      <w:r w:rsidR="00402475">
        <w:rPr>
          <w:rFonts w:ascii="Arial" w:hAnsi="Arial" w:cs="Arial" w:hint="eastAsia"/>
          <w:i w:val="0"/>
          <w:color w:val="auto"/>
        </w:rPr>
        <w:t>商品名</w:t>
      </w:r>
      <w:r w:rsidR="00402475">
        <w:rPr>
          <w:rFonts w:ascii="Arial" w:hAnsi="Arial" w:cs="Arial" w:hint="eastAsia"/>
          <w:i w:val="0"/>
          <w:color w:val="auto"/>
        </w:rPr>
        <w:t xml:space="preserve"> </w:t>
      </w:r>
      <w:r w:rsidR="00B458B1">
        <w:rPr>
          <w:rFonts w:ascii="Arial" w:hAnsi="Arial" w:cs="Arial" w:hint="eastAsia"/>
          <w:i w:val="0"/>
          <w:color w:val="auto"/>
        </w:rPr>
        <w:t>模糊</w:t>
      </w:r>
      <w:r w:rsidR="00402475">
        <w:rPr>
          <w:rFonts w:ascii="Arial" w:hAnsi="Arial" w:cs="Arial" w:hint="eastAsia"/>
          <w:i w:val="0"/>
          <w:color w:val="auto"/>
        </w:rPr>
        <w:t>搜索操作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数量登记操作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分页操作</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联系人</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895951"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、为</w:t>
            </w:r>
            <w:r w:rsidR="00C544E3">
              <w:rPr>
                <w:rFonts w:ascii="Calibri" w:hAnsi="Calibri" w:hint="eastAsia"/>
                <w:color w:val="000000"/>
                <w:szCs w:val="21"/>
              </w:rPr>
              <w:t>买家</w:t>
            </w:r>
            <w:r>
              <w:rPr>
                <w:rFonts w:ascii="Calibri" w:hAnsi="Calibri" w:hint="eastAsia"/>
                <w:color w:val="000000"/>
                <w:szCs w:val="21"/>
              </w:rPr>
              <w:t>联系人</w:t>
            </w:r>
            <w:r>
              <w:rPr>
                <w:rFonts w:ascii="Calibri" w:hAnsi="Calibri" w:hint="eastAsia"/>
                <w:color w:val="000000"/>
                <w:szCs w:val="21"/>
              </w:rPr>
              <w:t xml:space="preserve"> </w:t>
            </w:r>
          </w:p>
          <w:p w:rsidR="00895951" w:rsidRDefault="00895951"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、符合姓名格式</w:t>
            </w:r>
          </w:p>
          <w:p w:rsidR="00895951" w:rsidRPr="00855B47" w:rsidRDefault="00895951" w:rsidP="00075CF8">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商品名</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89595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数量</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C544E3"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分页操作</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9B778E" w:rsidRDefault="000744BB"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、上一页操作</w:t>
            </w:r>
          </w:p>
          <w:p w:rsidR="000744BB" w:rsidRDefault="000744BB"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、下一页操作</w:t>
            </w:r>
          </w:p>
          <w:p w:rsidR="000744BB" w:rsidRPr="00855B47" w:rsidRDefault="000744BB"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、每页多少条选择</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B778E" w:rsidP="00075CF8">
            <w:pPr>
              <w:rPr>
                <w:rFonts w:ascii="Calibri" w:hAnsi="Calibri"/>
                <w:color w:val="000000"/>
                <w:szCs w:val="21"/>
              </w:rPr>
            </w:pPr>
          </w:p>
        </w:tc>
        <w:tc>
          <w:tcPr>
            <w:tcW w:w="1418" w:type="dxa"/>
            <w:vAlign w:val="center"/>
          </w:tcPr>
          <w:p w:rsidR="009B778E" w:rsidRDefault="009B778E" w:rsidP="00075CF8">
            <w:pPr>
              <w:rPr>
                <w:rFonts w:ascii="Calibri" w:hAnsi="Calibri"/>
                <w:color w:val="000000"/>
                <w:szCs w:val="21"/>
              </w:rPr>
            </w:pPr>
          </w:p>
        </w:tc>
        <w:tc>
          <w:tcPr>
            <w:tcW w:w="4534" w:type="dxa"/>
            <w:vAlign w:val="center"/>
          </w:tcPr>
          <w:p w:rsidR="009B778E" w:rsidRPr="00855B47" w:rsidRDefault="009B778E" w:rsidP="00075CF8">
            <w:pPr>
              <w:rPr>
                <w:rFonts w:ascii="Calibri" w:hAnsi="Calibri"/>
                <w:color w:val="000000"/>
                <w:szCs w:val="21"/>
              </w:rPr>
            </w:pPr>
          </w:p>
        </w:tc>
        <w:tc>
          <w:tcPr>
            <w:tcW w:w="1986" w:type="dxa"/>
            <w:vAlign w:val="center"/>
          </w:tcPr>
          <w:p w:rsidR="009B778E" w:rsidRDefault="009B778E" w:rsidP="00075CF8">
            <w:pPr>
              <w:ind w:firstLine="525"/>
              <w:rPr>
                <w:rFonts w:ascii="Calibri" w:hAnsi="Calibri"/>
                <w:color w:val="000000"/>
                <w:szCs w:val="21"/>
              </w:rPr>
            </w:pPr>
          </w:p>
        </w:tc>
      </w:tr>
    </w:tbl>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输出说明</w:t>
      </w:r>
    </w:p>
    <w:p w:rsidR="00712C53" w:rsidRPr="00712C53" w:rsidRDefault="00712C53" w:rsidP="00712C53">
      <w:pPr>
        <w:rPr>
          <w:rFonts w:hint="eastAsia"/>
        </w:rPr>
      </w:pPr>
      <w:r>
        <w:rPr>
          <w:rFonts w:hint="eastAsia"/>
        </w:rPr>
        <w:t>1</w:t>
      </w:r>
      <w:r>
        <w:rPr>
          <w:rFonts w:hint="eastAsia"/>
        </w:rPr>
        <w:t>、页面列表显示</w:t>
      </w:r>
    </w:p>
    <w:p w:rsidR="009B778E" w:rsidRPr="006057FC" w:rsidRDefault="00712C53" w:rsidP="009B778E">
      <w:r>
        <w:rPr>
          <w:rFonts w:hint="eastAsia"/>
        </w:rPr>
        <w:t>2</w:t>
      </w:r>
      <w:r>
        <w:rPr>
          <w:rFonts w:hint="eastAsia"/>
        </w:rPr>
        <w:t>、</w:t>
      </w:r>
      <w:bookmarkStart w:id="63" w:name="_GoBack"/>
      <w:bookmarkEnd w:id="63"/>
      <w:r w:rsidR="006C6A52">
        <w:rPr>
          <w:rFonts w:hint="eastAsia"/>
        </w:rPr>
        <w:t>页面提示操作</w:t>
      </w:r>
    </w:p>
    <w:p w:rsidR="00C264CC" w:rsidRDefault="00C264CC" w:rsidP="00C264CC">
      <w:pPr>
        <w:pStyle w:val="4"/>
        <w:numPr>
          <w:ilvl w:val="3"/>
          <w:numId w:val="1"/>
        </w:numPr>
      </w:pPr>
      <w:r>
        <w:rPr>
          <w:rFonts w:hint="eastAsia"/>
        </w:rPr>
        <w:lastRenderedPageBreak/>
        <w:t>发货单列表</w:t>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功能描述</w:t>
      </w:r>
    </w:p>
    <w:p w:rsidR="00C264CC" w:rsidRDefault="00C264CC" w:rsidP="00C264C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CD01AE" w:rsidRPr="00CD01AE">
        <w:rPr>
          <w:rFonts w:ascii="Arial" w:hAnsi="Arial" w:cs="Arial"/>
          <w:i w:val="0"/>
          <w:noProof/>
          <w:color w:val="auto"/>
        </w:rPr>
        <w:drawing>
          <wp:inline distT="0" distB="0" distL="0" distR="0">
            <wp:extent cx="5943600" cy="2828392"/>
            <wp:effectExtent l="0" t="0" r="0" b="0"/>
            <wp:docPr id="95" name="图片 95" descr="C:\Users\Administrator\Documents\Tencent Files\3003379810\Image\C2C\]7S6WJXWF)@CCY[`L)0UJ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7S6WJXWF)@CCY[`L)0UJ6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28392"/>
                    </a:xfrm>
                    <a:prstGeom prst="rect">
                      <a:avLst/>
                    </a:prstGeom>
                    <a:noFill/>
                    <a:ln>
                      <a:noFill/>
                    </a:ln>
                  </pic:spPr>
                </pic:pic>
              </a:graphicData>
            </a:graphic>
          </wp:inline>
        </w:drawing>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业务规则</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F4C91">
        <w:rPr>
          <w:rFonts w:ascii="Arial" w:hAnsi="Arial" w:cs="Arial" w:hint="eastAsia"/>
          <w:i w:val="0"/>
          <w:color w:val="auto"/>
        </w:rPr>
        <w:t>所有以发货订单</w:t>
      </w:r>
      <w:r w:rsidR="00436A62">
        <w:rPr>
          <w:rFonts w:ascii="Arial" w:hAnsi="Arial" w:cs="Arial" w:hint="eastAsia"/>
          <w:i w:val="0"/>
          <w:color w:val="auto"/>
        </w:rPr>
        <w:t>列表管理</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36A62">
        <w:rPr>
          <w:rFonts w:ascii="Arial" w:hAnsi="Arial" w:cs="Arial" w:hint="eastAsia"/>
          <w:i w:val="0"/>
          <w:color w:val="auto"/>
        </w:rPr>
        <w:t>可批量操作</w:t>
      </w:r>
      <w:r w:rsidR="00436A62">
        <w:rPr>
          <w:rFonts w:ascii="Arial" w:hAnsi="Arial" w:cs="Arial" w:hint="eastAsia"/>
          <w:i w:val="0"/>
          <w:color w:val="auto"/>
        </w:rPr>
        <w:t xml:space="preserve"> </w:t>
      </w:r>
      <w:r w:rsidR="00436A62">
        <w:rPr>
          <w:rFonts w:ascii="Arial" w:hAnsi="Arial" w:cs="Arial"/>
          <w:i w:val="0"/>
          <w:color w:val="auto"/>
        </w:rPr>
        <w:t xml:space="preserve"> </w:t>
      </w:r>
      <w:r w:rsidR="00436A62">
        <w:rPr>
          <w:rFonts w:ascii="Arial" w:hAnsi="Arial" w:cs="Arial" w:hint="eastAsia"/>
          <w:i w:val="0"/>
          <w:color w:val="auto"/>
        </w:rPr>
        <w:t>操作前做确认提示</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71049">
        <w:rPr>
          <w:rFonts w:ascii="Arial" w:hAnsi="Arial" w:cs="Arial" w:hint="eastAsia"/>
          <w:i w:val="0"/>
          <w:color w:val="auto"/>
        </w:rPr>
        <w:t>可按</w:t>
      </w:r>
      <w:r w:rsidR="00071049">
        <w:rPr>
          <w:rFonts w:ascii="Arial" w:hAnsi="Arial" w:cs="Arial" w:hint="eastAsia"/>
          <w:i w:val="0"/>
          <w:color w:val="auto"/>
        </w:rPr>
        <w:t xml:space="preserve"> </w:t>
      </w:r>
      <w:r w:rsidR="00071049">
        <w:rPr>
          <w:rFonts w:ascii="Arial" w:hAnsi="Arial" w:cs="Arial" w:hint="eastAsia"/>
          <w:i w:val="0"/>
          <w:color w:val="auto"/>
        </w:rPr>
        <w:t>流水号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订单号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状态</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收货人进行搜索</w:t>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264CC" w:rsidTr="00C03300">
        <w:tc>
          <w:tcPr>
            <w:tcW w:w="1527" w:type="dxa"/>
            <w:shd w:val="clear" w:color="auto" w:fill="D9D9D9"/>
            <w:vAlign w:val="center"/>
          </w:tcPr>
          <w:p w:rsidR="00C264CC" w:rsidRDefault="00C264CC"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264CC" w:rsidRDefault="00C264CC"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264CC" w:rsidRDefault="00C264CC"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264CC" w:rsidRDefault="00C264CC" w:rsidP="00C03300">
            <w:pPr>
              <w:adjustRightInd w:val="0"/>
              <w:snapToGrid w:val="0"/>
              <w:jc w:val="center"/>
              <w:rPr>
                <w:b/>
                <w:color w:val="000000"/>
                <w:szCs w:val="21"/>
              </w:rPr>
            </w:pPr>
            <w:r>
              <w:rPr>
                <w:rFonts w:hint="eastAsia"/>
                <w:b/>
                <w:color w:val="000000"/>
                <w:szCs w:val="21"/>
              </w:rPr>
              <w:t>备注</w:t>
            </w:r>
          </w:p>
        </w:tc>
      </w:tr>
      <w:tr w:rsidR="00C264CC" w:rsidTr="00C03300">
        <w:tc>
          <w:tcPr>
            <w:tcW w:w="1527" w:type="dxa"/>
            <w:vAlign w:val="center"/>
          </w:tcPr>
          <w:p w:rsidR="00C264CC" w:rsidRDefault="00A643EF" w:rsidP="00C03300">
            <w:pPr>
              <w:rPr>
                <w:rFonts w:ascii="Calibri" w:hAnsi="Calibri"/>
                <w:color w:val="000000"/>
                <w:szCs w:val="21"/>
              </w:rPr>
            </w:pPr>
            <w:r>
              <w:rPr>
                <w:rFonts w:ascii="Calibri" w:hAnsi="Calibri" w:hint="eastAsia"/>
                <w:color w:val="000000"/>
                <w:szCs w:val="21"/>
              </w:rPr>
              <w:t>流水号</w:t>
            </w:r>
          </w:p>
        </w:tc>
        <w:tc>
          <w:tcPr>
            <w:tcW w:w="1418" w:type="dxa"/>
            <w:vAlign w:val="center"/>
          </w:tcPr>
          <w:p w:rsidR="00C264CC" w:rsidRDefault="00A643EF"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C03300">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、流水号进行全模糊匹配</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订单号</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、订单号进行全模糊匹配</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订单状态</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下拉列表</w:t>
            </w:r>
          </w:p>
        </w:tc>
        <w:tc>
          <w:tcPr>
            <w:tcW w:w="4534" w:type="dxa"/>
            <w:vAlign w:val="center"/>
          </w:tcPr>
          <w:p w:rsidR="00C264CC" w:rsidRPr="00855B47" w:rsidRDefault="00A643EF"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、发货状态：</w:t>
            </w:r>
            <w:r w:rsidR="00225EB6" w:rsidRPr="003B202E">
              <w:rPr>
                <w:rFonts w:ascii="Calibri" w:hAnsi="Calibri" w:hint="eastAsia"/>
                <w:color w:val="000000"/>
                <w:szCs w:val="21"/>
                <w:highlight w:val="yellow"/>
              </w:rPr>
              <w:t>未发货</w:t>
            </w:r>
            <w:r w:rsidR="00225EB6"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已发货</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运送中</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w:t>
            </w:r>
            <w:r w:rsidR="00326A9F" w:rsidRPr="003B202E">
              <w:rPr>
                <w:rFonts w:ascii="Calibri" w:hAnsi="Calibri" w:hint="eastAsia"/>
                <w:color w:val="000000"/>
                <w:szCs w:val="21"/>
                <w:highlight w:val="yellow"/>
              </w:rPr>
              <w:t>收货</w:t>
            </w:r>
            <w:r w:rsidR="00326A9F" w:rsidRPr="003B202E">
              <w:rPr>
                <w:rFonts w:ascii="Calibri" w:hAnsi="Calibri" w:hint="eastAsia"/>
                <w:color w:val="000000"/>
                <w:szCs w:val="21"/>
                <w:highlight w:val="yellow"/>
              </w:rPr>
              <w:t xml:space="preserve"> </w:t>
            </w:r>
            <w:r w:rsidR="00326A9F" w:rsidRPr="003B202E">
              <w:rPr>
                <w:rFonts w:ascii="Calibri" w:hAnsi="Calibri" w:hint="eastAsia"/>
                <w:color w:val="000000"/>
                <w:szCs w:val="21"/>
                <w:highlight w:val="yellow"/>
              </w:rPr>
              <w:t>已完成</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收货人</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Default="00225EB6"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、收货人进行全模糊匹配</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移除</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、移除</w:t>
            </w:r>
            <w:r w:rsidRPr="003B202E">
              <w:rPr>
                <w:rFonts w:ascii="Calibri" w:hAnsi="Calibri" w:hint="eastAsia"/>
                <w:color w:val="000000"/>
                <w:szCs w:val="21"/>
                <w:highlight w:val="yellow"/>
              </w:rPr>
              <w:t>误操作</w:t>
            </w:r>
            <w:r>
              <w:rPr>
                <w:rFonts w:ascii="Calibri" w:hAnsi="Calibri" w:hint="eastAsia"/>
                <w:color w:val="000000"/>
                <w:szCs w:val="21"/>
              </w:rPr>
              <w:t>的发货单</w:t>
            </w:r>
          </w:p>
        </w:tc>
        <w:tc>
          <w:tcPr>
            <w:tcW w:w="1986" w:type="dxa"/>
            <w:vAlign w:val="center"/>
          </w:tcPr>
          <w:p w:rsidR="00C264CC" w:rsidRDefault="00C264CC" w:rsidP="00C03300">
            <w:pPr>
              <w:ind w:firstLine="525"/>
              <w:rPr>
                <w:rFonts w:ascii="Calibri" w:hAnsi="Calibri"/>
                <w:color w:val="000000"/>
                <w:szCs w:val="21"/>
              </w:rPr>
            </w:pPr>
          </w:p>
        </w:tc>
      </w:tr>
      <w:tr w:rsidR="00C264CC" w:rsidTr="00C03300">
        <w:tc>
          <w:tcPr>
            <w:tcW w:w="1527" w:type="dxa"/>
            <w:vAlign w:val="center"/>
          </w:tcPr>
          <w:p w:rsidR="00C264CC" w:rsidRDefault="00225EB6" w:rsidP="00C03300">
            <w:pPr>
              <w:rPr>
                <w:rFonts w:ascii="Calibri" w:hAnsi="Calibri"/>
                <w:color w:val="000000"/>
                <w:szCs w:val="21"/>
              </w:rPr>
            </w:pPr>
            <w:r>
              <w:rPr>
                <w:rFonts w:ascii="Calibri" w:hAnsi="Calibri" w:hint="eastAsia"/>
                <w:color w:val="000000"/>
                <w:szCs w:val="21"/>
              </w:rPr>
              <w:t>批量发货</w:t>
            </w:r>
          </w:p>
        </w:tc>
        <w:tc>
          <w:tcPr>
            <w:tcW w:w="1418" w:type="dxa"/>
            <w:vAlign w:val="center"/>
          </w:tcPr>
          <w:p w:rsidR="00C264CC" w:rsidRDefault="00225EB6" w:rsidP="00C03300">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、一次操作多个单</w:t>
            </w:r>
            <w:r>
              <w:rPr>
                <w:rFonts w:ascii="Calibri" w:hAnsi="Calibri" w:hint="eastAsia"/>
                <w:color w:val="000000"/>
                <w:szCs w:val="21"/>
              </w:rPr>
              <w:t xml:space="preserve"> </w:t>
            </w:r>
            <w:r>
              <w:rPr>
                <w:rFonts w:ascii="Calibri" w:hAnsi="Calibri" w:hint="eastAsia"/>
                <w:color w:val="000000"/>
                <w:szCs w:val="21"/>
              </w:rPr>
              <w:t>填写</w:t>
            </w:r>
            <w:r w:rsidRPr="003B202E">
              <w:rPr>
                <w:rFonts w:ascii="Calibri" w:hAnsi="Calibri" w:hint="eastAsia"/>
                <w:color w:val="000000"/>
                <w:szCs w:val="21"/>
                <w:highlight w:val="yellow"/>
              </w:rPr>
              <w:t>物流信息</w:t>
            </w:r>
          </w:p>
        </w:tc>
        <w:tc>
          <w:tcPr>
            <w:tcW w:w="1986" w:type="dxa"/>
            <w:vAlign w:val="center"/>
          </w:tcPr>
          <w:p w:rsidR="00C264CC" w:rsidRDefault="00C264CC" w:rsidP="00C03300">
            <w:pPr>
              <w:ind w:firstLine="525"/>
              <w:rPr>
                <w:rFonts w:ascii="Calibri" w:hAnsi="Calibri"/>
                <w:color w:val="000000"/>
                <w:szCs w:val="21"/>
              </w:rPr>
            </w:pPr>
          </w:p>
        </w:tc>
      </w:tr>
    </w:tbl>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输出说明</w:t>
      </w:r>
    </w:p>
    <w:p w:rsidR="00124324" w:rsidRDefault="00124324" w:rsidP="00124324"/>
    <w:p w:rsidR="00124324" w:rsidRDefault="003B202E" w:rsidP="00124324">
      <w:r>
        <w:rPr>
          <w:rFonts w:hint="eastAsia"/>
        </w:rPr>
        <w:t>1</w:t>
      </w:r>
      <w:r>
        <w:rPr>
          <w:rFonts w:hint="eastAsia"/>
        </w:rPr>
        <w:t>、页面输出提示</w:t>
      </w:r>
    </w:p>
    <w:p w:rsidR="003B202E" w:rsidRPr="00124324" w:rsidRDefault="003B202E" w:rsidP="00124324">
      <w:r>
        <w:rPr>
          <w:rFonts w:hint="eastAsia"/>
        </w:rPr>
        <w:t>2</w:t>
      </w:r>
      <w:r>
        <w:rPr>
          <w:rFonts w:hint="eastAsia"/>
        </w:rPr>
        <w:t>、页面弹出操作框</w:t>
      </w:r>
    </w:p>
    <w:p w:rsidR="00124324" w:rsidRDefault="00124324" w:rsidP="00124324">
      <w:pPr>
        <w:pStyle w:val="4"/>
        <w:numPr>
          <w:ilvl w:val="3"/>
          <w:numId w:val="1"/>
        </w:numPr>
      </w:pPr>
      <w:r>
        <w:rPr>
          <w:rFonts w:hint="eastAsia"/>
        </w:rPr>
        <w:lastRenderedPageBreak/>
        <w:t>订单投诉列表</w:t>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功能描述</w:t>
      </w:r>
    </w:p>
    <w:p w:rsidR="00124324" w:rsidRDefault="00124324" w:rsidP="0012432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5E617C" w:rsidRPr="005E617C">
        <w:rPr>
          <w:noProof/>
        </w:rPr>
        <w:drawing>
          <wp:inline distT="0" distB="0" distL="0" distR="0">
            <wp:extent cx="5943600" cy="2799461"/>
            <wp:effectExtent l="0" t="0" r="0" b="1270"/>
            <wp:docPr id="94" name="图片 94" descr="C:\Users\Administrator\Documents\Tencent Files\3003379810\Image\C2C\SJGLG9%G2]R2H_0%F90~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SJGLG9%G2]R2H_0%F90~E~V.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799461"/>
                    </a:xfrm>
                    <a:prstGeom prst="rect">
                      <a:avLst/>
                    </a:prstGeom>
                    <a:noFill/>
                    <a:ln>
                      <a:noFill/>
                    </a:ln>
                  </pic:spPr>
                </pic:pic>
              </a:graphicData>
            </a:graphic>
          </wp:inline>
        </w:drawing>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业务规则</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C0AE6">
        <w:rPr>
          <w:rFonts w:ascii="Arial" w:hAnsi="Arial" w:cs="Arial" w:hint="eastAsia"/>
          <w:i w:val="0"/>
          <w:color w:val="auto"/>
        </w:rPr>
        <w:t>可根据投诉状态</w:t>
      </w:r>
      <w:r w:rsidR="00CC0AE6">
        <w:rPr>
          <w:rFonts w:ascii="Arial" w:hAnsi="Arial" w:cs="Arial" w:hint="eastAsia"/>
          <w:i w:val="0"/>
          <w:color w:val="auto"/>
        </w:rPr>
        <w:t xml:space="preserve"> </w:t>
      </w:r>
      <w:r w:rsidR="00CC0AE6">
        <w:rPr>
          <w:rFonts w:ascii="Arial" w:hAnsi="Arial" w:cs="Arial"/>
          <w:i w:val="0"/>
          <w:color w:val="auto"/>
        </w:rPr>
        <w:t xml:space="preserve"> </w:t>
      </w:r>
      <w:r w:rsidR="00CC0AE6">
        <w:rPr>
          <w:rFonts w:ascii="Arial" w:hAnsi="Arial" w:cs="Arial" w:hint="eastAsia"/>
          <w:i w:val="0"/>
          <w:color w:val="auto"/>
        </w:rPr>
        <w:t>会员名称</w:t>
      </w:r>
      <w:r w:rsidR="00CC0AE6">
        <w:rPr>
          <w:rFonts w:ascii="Arial" w:hAnsi="Arial" w:cs="Arial" w:hint="eastAsia"/>
          <w:i w:val="0"/>
          <w:color w:val="auto"/>
        </w:rPr>
        <w:t xml:space="preserve"> </w:t>
      </w:r>
      <w:r w:rsidR="00CC0AE6">
        <w:rPr>
          <w:rFonts w:ascii="Arial" w:hAnsi="Arial" w:cs="Arial" w:hint="eastAsia"/>
          <w:i w:val="0"/>
          <w:color w:val="auto"/>
        </w:rPr>
        <w:t>订单编号</w:t>
      </w:r>
      <w:r w:rsidR="00CC0AE6">
        <w:rPr>
          <w:rFonts w:ascii="Arial" w:hAnsi="Arial" w:cs="Arial" w:hint="eastAsia"/>
          <w:i w:val="0"/>
          <w:color w:val="auto"/>
        </w:rPr>
        <w:t xml:space="preserve"> </w:t>
      </w:r>
      <w:r w:rsidR="00CC0AE6">
        <w:rPr>
          <w:rFonts w:ascii="Arial" w:hAnsi="Arial" w:cs="Arial" w:hint="eastAsia"/>
          <w:i w:val="0"/>
          <w:color w:val="auto"/>
        </w:rPr>
        <w:t>进行全模糊匹配</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C50C4">
        <w:rPr>
          <w:rFonts w:ascii="Arial" w:hAnsi="Arial" w:cs="Arial" w:hint="eastAsia"/>
          <w:i w:val="0"/>
          <w:color w:val="auto"/>
        </w:rPr>
        <w:t>分页操作</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24324" w:rsidTr="00C03300">
        <w:tc>
          <w:tcPr>
            <w:tcW w:w="1527" w:type="dxa"/>
            <w:shd w:val="clear" w:color="auto" w:fill="D9D9D9"/>
            <w:vAlign w:val="center"/>
          </w:tcPr>
          <w:p w:rsidR="00124324" w:rsidRDefault="00124324"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24324" w:rsidRDefault="00124324"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24324" w:rsidRDefault="00124324"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24324" w:rsidRDefault="00124324" w:rsidP="00C03300">
            <w:pPr>
              <w:adjustRightInd w:val="0"/>
              <w:snapToGrid w:val="0"/>
              <w:jc w:val="center"/>
              <w:rPr>
                <w:b/>
                <w:color w:val="000000"/>
                <w:szCs w:val="21"/>
              </w:rPr>
            </w:pPr>
            <w:r>
              <w:rPr>
                <w:rFonts w:hint="eastAsia"/>
                <w:b/>
                <w:color w:val="000000"/>
                <w:szCs w:val="21"/>
              </w:rPr>
              <w:t>备注</w:t>
            </w:r>
          </w:p>
        </w:tc>
      </w:tr>
      <w:tr w:rsidR="00124324" w:rsidTr="00C03300">
        <w:tc>
          <w:tcPr>
            <w:tcW w:w="1527" w:type="dxa"/>
            <w:vAlign w:val="center"/>
          </w:tcPr>
          <w:p w:rsidR="00124324" w:rsidRDefault="00F43BD9" w:rsidP="00C03300">
            <w:pPr>
              <w:rPr>
                <w:rFonts w:ascii="Calibri" w:hAnsi="Calibri"/>
                <w:color w:val="000000"/>
                <w:szCs w:val="21"/>
              </w:rPr>
            </w:pPr>
            <w:r>
              <w:rPr>
                <w:rFonts w:ascii="Calibri" w:hAnsi="Calibri" w:hint="eastAsia"/>
                <w:color w:val="000000"/>
                <w:szCs w:val="21"/>
              </w:rPr>
              <w:t>订单状态</w:t>
            </w:r>
          </w:p>
        </w:tc>
        <w:tc>
          <w:tcPr>
            <w:tcW w:w="1418" w:type="dxa"/>
            <w:vAlign w:val="center"/>
          </w:tcPr>
          <w:p w:rsidR="00124324" w:rsidRDefault="00F43BD9" w:rsidP="00C03300">
            <w:pPr>
              <w:rPr>
                <w:rFonts w:ascii="Calibri" w:hAnsi="Calibri"/>
                <w:color w:val="000000"/>
                <w:szCs w:val="21"/>
              </w:rPr>
            </w:pPr>
            <w:r>
              <w:rPr>
                <w:rFonts w:ascii="Calibri" w:hAnsi="Calibri" w:hint="eastAsia"/>
                <w:color w:val="000000"/>
                <w:szCs w:val="21"/>
              </w:rPr>
              <w:t>下拉列表</w:t>
            </w:r>
          </w:p>
        </w:tc>
        <w:tc>
          <w:tcPr>
            <w:tcW w:w="4534" w:type="dxa"/>
            <w:vAlign w:val="center"/>
          </w:tcPr>
          <w:p w:rsidR="00124324" w:rsidRPr="00855B47" w:rsidRDefault="00C220BB" w:rsidP="00C03300">
            <w:pPr>
              <w:jc w:val="left"/>
              <w:rPr>
                <w:rFonts w:ascii="Calibri" w:hAnsi="Calibri"/>
                <w:color w:val="000000"/>
                <w:szCs w:val="21"/>
              </w:rPr>
            </w:pPr>
            <w:r>
              <w:rPr>
                <w:rFonts w:ascii="Calibri" w:hAnsi="Calibri" w:hint="eastAsia"/>
                <w:color w:val="000000"/>
                <w:szCs w:val="21"/>
              </w:rPr>
              <w:t>状态包含：未处理</w:t>
            </w:r>
            <w:r>
              <w:rPr>
                <w:rFonts w:ascii="Calibri" w:hAnsi="Calibri" w:hint="eastAsia"/>
                <w:color w:val="000000"/>
                <w:szCs w:val="21"/>
              </w:rPr>
              <w:t xml:space="preserve"> </w:t>
            </w:r>
            <w:r>
              <w:rPr>
                <w:rFonts w:ascii="Calibri" w:hAnsi="Calibri" w:hint="eastAsia"/>
                <w:color w:val="000000"/>
                <w:szCs w:val="21"/>
              </w:rPr>
              <w:t>对话中</w:t>
            </w:r>
            <w:r>
              <w:rPr>
                <w:rFonts w:ascii="Calibri" w:hAnsi="Calibri" w:hint="eastAsia"/>
                <w:color w:val="000000"/>
                <w:szCs w:val="21"/>
              </w:rPr>
              <w:t xml:space="preserve"> </w:t>
            </w:r>
            <w:r w:rsidR="005810B0">
              <w:rPr>
                <w:rFonts w:ascii="Calibri" w:hAnsi="Calibri" w:hint="eastAsia"/>
                <w:color w:val="000000"/>
                <w:szCs w:val="21"/>
              </w:rPr>
              <w:t>已</w:t>
            </w:r>
            <w:r>
              <w:rPr>
                <w:rFonts w:ascii="Calibri" w:hAnsi="Calibri" w:hint="eastAsia"/>
                <w:color w:val="000000"/>
                <w:szCs w:val="21"/>
              </w:rPr>
              <w:t>处理</w:t>
            </w: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0D73B5" w:rsidP="00C03300">
            <w:pPr>
              <w:rPr>
                <w:rFonts w:ascii="Calibri" w:hAnsi="Calibri"/>
                <w:color w:val="000000"/>
                <w:szCs w:val="21"/>
              </w:rPr>
            </w:pPr>
            <w:r>
              <w:rPr>
                <w:rFonts w:ascii="Calibri" w:hAnsi="Calibri" w:hint="eastAsia"/>
                <w:color w:val="000000"/>
                <w:szCs w:val="21"/>
              </w:rPr>
              <w:t>会员名称订单编号</w:t>
            </w:r>
          </w:p>
        </w:tc>
        <w:tc>
          <w:tcPr>
            <w:tcW w:w="1418" w:type="dxa"/>
            <w:vAlign w:val="center"/>
          </w:tcPr>
          <w:p w:rsidR="00124324" w:rsidRDefault="000D73B5"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124324" w:rsidRPr="00855B47" w:rsidRDefault="000D73B5" w:rsidP="00C03300">
            <w:pPr>
              <w:rPr>
                <w:rFonts w:ascii="Calibri" w:hAnsi="Calibri"/>
                <w:color w:val="000000"/>
                <w:szCs w:val="21"/>
              </w:rPr>
            </w:pPr>
            <w:r>
              <w:rPr>
                <w:rFonts w:ascii="Calibri" w:hAnsi="Calibri" w:hint="eastAsia"/>
                <w:color w:val="000000"/>
                <w:szCs w:val="21"/>
              </w:rPr>
              <w:t>可根据会员名称或订单编号进行全模糊匹配查询</w:t>
            </w: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124324" w:rsidP="00C03300">
            <w:pPr>
              <w:rPr>
                <w:rFonts w:ascii="Calibri" w:hAnsi="Calibri"/>
                <w:color w:val="000000"/>
                <w:szCs w:val="21"/>
              </w:rPr>
            </w:pPr>
          </w:p>
        </w:tc>
        <w:tc>
          <w:tcPr>
            <w:tcW w:w="1418" w:type="dxa"/>
            <w:vAlign w:val="center"/>
          </w:tcPr>
          <w:p w:rsidR="00124324" w:rsidRDefault="00124324" w:rsidP="00C03300">
            <w:pPr>
              <w:rPr>
                <w:rFonts w:ascii="Calibri" w:hAnsi="Calibri"/>
                <w:color w:val="000000"/>
                <w:szCs w:val="21"/>
              </w:rPr>
            </w:pPr>
          </w:p>
        </w:tc>
        <w:tc>
          <w:tcPr>
            <w:tcW w:w="4534" w:type="dxa"/>
            <w:vAlign w:val="center"/>
          </w:tcPr>
          <w:p w:rsidR="00124324" w:rsidRPr="00855B47" w:rsidRDefault="00124324" w:rsidP="00C03300">
            <w:pPr>
              <w:rPr>
                <w:rFonts w:ascii="Calibri" w:hAnsi="Calibri"/>
                <w:color w:val="000000"/>
                <w:szCs w:val="21"/>
              </w:rPr>
            </w:pP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124324" w:rsidP="00C03300">
            <w:pPr>
              <w:rPr>
                <w:rFonts w:ascii="Calibri" w:hAnsi="Calibri"/>
                <w:color w:val="000000"/>
                <w:szCs w:val="21"/>
              </w:rPr>
            </w:pPr>
          </w:p>
        </w:tc>
        <w:tc>
          <w:tcPr>
            <w:tcW w:w="1418" w:type="dxa"/>
            <w:vAlign w:val="center"/>
          </w:tcPr>
          <w:p w:rsidR="00124324" w:rsidRDefault="00124324" w:rsidP="00C03300">
            <w:pPr>
              <w:rPr>
                <w:rFonts w:ascii="Calibri" w:hAnsi="Calibri"/>
                <w:color w:val="000000"/>
                <w:szCs w:val="21"/>
              </w:rPr>
            </w:pPr>
          </w:p>
        </w:tc>
        <w:tc>
          <w:tcPr>
            <w:tcW w:w="4534" w:type="dxa"/>
            <w:vAlign w:val="center"/>
          </w:tcPr>
          <w:p w:rsidR="00124324" w:rsidRDefault="00124324" w:rsidP="00C03300">
            <w:pPr>
              <w:rPr>
                <w:rFonts w:ascii="Calibri" w:hAnsi="Calibri"/>
                <w:color w:val="000000"/>
                <w:szCs w:val="21"/>
              </w:rPr>
            </w:pP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124324" w:rsidP="00C03300">
            <w:pPr>
              <w:rPr>
                <w:rFonts w:ascii="Calibri" w:hAnsi="Calibri"/>
                <w:color w:val="000000"/>
                <w:szCs w:val="21"/>
              </w:rPr>
            </w:pPr>
          </w:p>
        </w:tc>
        <w:tc>
          <w:tcPr>
            <w:tcW w:w="1418" w:type="dxa"/>
            <w:vAlign w:val="center"/>
          </w:tcPr>
          <w:p w:rsidR="00124324" w:rsidRDefault="00124324" w:rsidP="00C03300">
            <w:pPr>
              <w:rPr>
                <w:rFonts w:ascii="Calibri" w:hAnsi="Calibri"/>
                <w:color w:val="000000"/>
                <w:szCs w:val="21"/>
              </w:rPr>
            </w:pPr>
          </w:p>
        </w:tc>
        <w:tc>
          <w:tcPr>
            <w:tcW w:w="4534" w:type="dxa"/>
            <w:vAlign w:val="center"/>
          </w:tcPr>
          <w:p w:rsidR="00124324" w:rsidRPr="00855B47" w:rsidRDefault="00124324" w:rsidP="00C03300">
            <w:pPr>
              <w:rPr>
                <w:rFonts w:ascii="Calibri" w:hAnsi="Calibri"/>
                <w:color w:val="000000"/>
                <w:szCs w:val="21"/>
              </w:rPr>
            </w:pPr>
          </w:p>
        </w:tc>
        <w:tc>
          <w:tcPr>
            <w:tcW w:w="1986" w:type="dxa"/>
            <w:vAlign w:val="center"/>
          </w:tcPr>
          <w:p w:rsidR="00124324" w:rsidRDefault="00124324" w:rsidP="00C03300">
            <w:pPr>
              <w:ind w:firstLine="525"/>
              <w:rPr>
                <w:rFonts w:ascii="Calibri" w:hAnsi="Calibri"/>
                <w:color w:val="000000"/>
                <w:szCs w:val="21"/>
              </w:rPr>
            </w:pPr>
          </w:p>
        </w:tc>
      </w:tr>
      <w:tr w:rsidR="00124324" w:rsidTr="00C03300">
        <w:tc>
          <w:tcPr>
            <w:tcW w:w="1527" w:type="dxa"/>
            <w:vAlign w:val="center"/>
          </w:tcPr>
          <w:p w:rsidR="00124324" w:rsidRDefault="00124324" w:rsidP="00C03300">
            <w:pPr>
              <w:rPr>
                <w:rFonts w:ascii="Calibri" w:hAnsi="Calibri"/>
                <w:color w:val="000000"/>
                <w:szCs w:val="21"/>
              </w:rPr>
            </w:pPr>
          </w:p>
        </w:tc>
        <w:tc>
          <w:tcPr>
            <w:tcW w:w="1418" w:type="dxa"/>
            <w:vAlign w:val="center"/>
          </w:tcPr>
          <w:p w:rsidR="00124324" w:rsidRDefault="00124324" w:rsidP="00C03300">
            <w:pPr>
              <w:rPr>
                <w:rFonts w:ascii="Calibri" w:hAnsi="Calibri"/>
                <w:color w:val="000000"/>
                <w:szCs w:val="21"/>
              </w:rPr>
            </w:pPr>
          </w:p>
        </w:tc>
        <w:tc>
          <w:tcPr>
            <w:tcW w:w="4534" w:type="dxa"/>
            <w:vAlign w:val="center"/>
          </w:tcPr>
          <w:p w:rsidR="00124324" w:rsidRPr="00855B47" w:rsidRDefault="00124324" w:rsidP="00C03300">
            <w:pPr>
              <w:rPr>
                <w:rFonts w:ascii="Calibri" w:hAnsi="Calibri"/>
                <w:color w:val="000000"/>
                <w:szCs w:val="21"/>
              </w:rPr>
            </w:pPr>
          </w:p>
        </w:tc>
        <w:tc>
          <w:tcPr>
            <w:tcW w:w="1986" w:type="dxa"/>
            <w:vAlign w:val="center"/>
          </w:tcPr>
          <w:p w:rsidR="00124324" w:rsidRDefault="00124324" w:rsidP="00C03300">
            <w:pPr>
              <w:ind w:firstLine="525"/>
              <w:rPr>
                <w:rFonts w:ascii="Calibri" w:hAnsi="Calibri"/>
                <w:color w:val="000000"/>
                <w:szCs w:val="21"/>
              </w:rPr>
            </w:pPr>
          </w:p>
        </w:tc>
      </w:tr>
    </w:tbl>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输出说明</w:t>
      </w:r>
    </w:p>
    <w:p w:rsidR="00124324" w:rsidRPr="00562035" w:rsidRDefault="00124324" w:rsidP="00124324"/>
    <w:p w:rsidR="00D11D0A" w:rsidRDefault="00C953A7" w:rsidP="00C264CC">
      <w:r>
        <w:rPr>
          <w:rFonts w:hint="eastAsia"/>
        </w:rPr>
        <w:t>1</w:t>
      </w:r>
      <w:r>
        <w:rPr>
          <w:rFonts w:hint="eastAsia"/>
        </w:rPr>
        <w:t>、</w:t>
      </w:r>
      <w:r w:rsidR="00D11D0A">
        <w:rPr>
          <w:rFonts w:hint="eastAsia"/>
        </w:rPr>
        <w:t>页面查询列表显示</w:t>
      </w:r>
    </w:p>
    <w:p w:rsidR="00C264CC" w:rsidRPr="00562035" w:rsidRDefault="00C953A7" w:rsidP="00C264CC">
      <w:r>
        <w:rPr>
          <w:rFonts w:hint="eastAsia"/>
        </w:rPr>
        <w:t>2</w:t>
      </w:r>
      <w:r>
        <w:rPr>
          <w:rFonts w:hint="eastAsia"/>
        </w:rPr>
        <w:t>、</w:t>
      </w:r>
      <w:r w:rsidR="00974B00">
        <w:rPr>
          <w:rFonts w:hint="eastAsia"/>
        </w:rPr>
        <w:t>页面提示操作</w:t>
      </w:r>
    </w:p>
    <w:p w:rsidR="008B2EF9" w:rsidRDefault="008B2EF9" w:rsidP="008B2EF9">
      <w:pPr>
        <w:pStyle w:val="4"/>
        <w:numPr>
          <w:ilvl w:val="3"/>
          <w:numId w:val="1"/>
        </w:numPr>
      </w:pPr>
      <w:r>
        <w:rPr>
          <w:rFonts w:hint="eastAsia"/>
        </w:rPr>
        <w:lastRenderedPageBreak/>
        <w:t>退货单列表</w:t>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功能描述</w:t>
      </w:r>
    </w:p>
    <w:p w:rsidR="008B2EF9" w:rsidRPr="00324FAC" w:rsidRDefault="008B2EF9" w:rsidP="00324FAC">
      <w:pPr>
        <w:widowControl/>
        <w:jc w:val="left"/>
        <w:rPr>
          <w:rFonts w:ascii="宋体" w:hAnsi="宋体" w:cs="宋体"/>
          <w:kern w:val="0"/>
          <w:sz w:val="24"/>
        </w:rPr>
      </w:pPr>
      <w:r>
        <w:rPr>
          <w:rFonts w:ascii="Arial" w:hAnsi="Arial" w:cs="Arial" w:hint="eastAsia"/>
        </w:rPr>
        <w:t xml:space="preserve"> </w:t>
      </w:r>
      <w:r w:rsidR="00324FAC" w:rsidRPr="00324FAC">
        <w:rPr>
          <w:rFonts w:ascii="宋体" w:hAnsi="宋体" w:cs="宋体"/>
          <w:noProof/>
          <w:kern w:val="0"/>
          <w:sz w:val="24"/>
        </w:rPr>
        <w:drawing>
          <wp:inline distT="0" distB="0" distL="0" distR="0">
            <wp:extent cx="6144035" cy="2811732"/>
            <wp:effectExtent l="0" t="0" r="0" b="8255"/>
            <wp:docPr id="93" name="图片 93" descr="C:\Users\Administrator\Documents\Tencent Files\3003379810\Image\C2C\G@Q%(~YGQ2R7_N7AFTM52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G@Q%(~YGQ2R7_N7AFTM52Z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0058" cy="2828217"/>
                    </a:xfrm>
                    <a:prstGeom prst="rect">
                      <a:avLst/>
                    </a:prstGeom>
                    <a:noFill/>
                    <a:ln>
                      <a:noFill/>
                    </a:ln>
                  </pic:spPr>
                </pic:pic>
              </a:graphicData>
            </a:graphic>
          </wp:inline>
        </w:drawing>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业务规则</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E03E3F">
        <w:rPr>
          <w:rFonts w:ascii="Arial" w:hAnsi="Arial" w:cs="Arial" w:hint="eastAsia"/>
          <w:i w:val="0"/>
          <w:color w:val="auto"/>
        </w:rPr>
        <w:t>根据发货流水号</w:t>
      </w:r>
      <w:r w:rsidR="00E03E3F">
        <w:rPr>
          <w:rFonts w:ascii="Arial" w:hAnsi="Arial" w:cs="Arial" w:hint="eastAsia"/>
          <w:i w:val="0"/>
          <w:color w:val="auto"/>
        </w:rPr>
        <w:t xml:space="preserve"> </w:t>
      </w:r>
      <w:r w:rsidR="00E03E3F">
        <w:rPr>
          <w:rFonts w:ascii="Arial" w:hAnsi="Arial" w:cs="Arial"/>
          <w:i w:val="0"/>
          <w:color w:val="auto"/>
        </w:rPr>
        <w:t xml:space="preserve"> </w:t>
      </w:r>
      <w:r w:rsidR="00E03E3F">
        <w:rPr>
          <w:rFonts w:ascii="Arial" w:hAnsi="Arial" w:cs="Arial" w:hint="eastAsia"/>
          <w:i w:val="0"/>
          <w:color w:val="auto"/>
        </w:rPr>
        <w:t>订单号</w:t>
      </w:r>
      <w:r w:rsidR="00E03E3F">
        <w:rPr>
          <w:rFonts w:ascii="Arial" w:hAnsi="Arial" w:cs="Arial" w:hint="eastAsia"/>
          <w:i w:val="0"/>
          <w:color w:val="auto"/>
        </w:rPr>
        <w:t xml:space="preserve"> </w:t>
      </w:r>
      <w:r w:rsidR="00E03E3F">
        <w:rPr>
          <w:rFonts w:ascii="Arial" w:hAnsi="Arial" w:cs="Arial" w:hint="eastAsia"/>
          <w:i w:val="0"/>
          <w:color w:val="auto"/>
        </w:rPr>
        <w:t>收货人进行全模糊匹配查询</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可进行多选批量操作</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可移除退货单操作</w:t>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8B2EF9" w:rsidTr="00C03300">
        <w:tc>
          <w:tcPr>
            <w:tcW w:w="1527" w:type="dxa"/>
            <w:shd w:val="clear" w:color="auto" w:fill="D9D9D9"/>
            <w:vAlign w:val="center"/>
          </w:tcPr>
          <w:p w:rsidR="008B2EF9" w:rsidRDefault="008B2EF9"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8B2EF9" w:rsidRDefault="008B2EF9"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B2EF9" w:rsidRDefault="008B2EF9"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B2EF9" w:rsidRDefault="008B2EF9" w:rsidP="00C03300">
            <w:pPr>
              <w:adjustRightInd w:val="0"/>
              <w:snapToGrid w:val="0"/>
              <w:jc w:val="center"/>
              <w:rPr>
                <w:b/>
                <w:color w:val="000000"/>
                <w:szCs w:val="21"/>
              </w:rPr>
            </w:pPr>
            <w:r>
              <w:rPr>
                <w:rFonts w:hint="eastAsia"/>
                <w:b/>
                <w:color w:val="000000"/>
                <w:szCs w:val="21"/>
              </w:rPr>
              <w:t>备注</w:t>
            </w:r>
          </w:p>
        </w:tc>
      </w:tr>
      <w:tr w:rsidR="008B2EF9" w:rsidTr="00C03300">
        <w:tc>
          <w:tcPr>
            <w:tcW w:w="1527" w:type="dxa"/>
            <w:vAlign w:val="center"/>
          </w:tcPr>
          <w:p w:rsidR="008B2EF9" w:rsidRDefault="00A06D7F" w:rsidP="00C03300">
            <w:pPr>
              <w:rPr>
                <w:rFonts w:ascii="Calibri" w:hAnsi="Calibri"/>
                <w:color w:val="000000"/>
                <w:szCs w:val="21"/>
              </w:rPr>
            </w:pPr>
            <w:r>
              <w:rPr>
                <w:rFonts w:ascii="Calibri" w:hAnsi="Calibri" w:hint="eastAsia"/>
                <w:color w:val="000000"/>
                <w:szCs w:val="21"/>
              </w:rPr>
              <w:t>流水号</w:t>
            </w:r>
          </w:p>
        </w:tc>
        <w:tc>
          <w:tcPr>
            <w:tcW w:w="1418" w:type="dxa"/>
            <w:vAlign w:val="center"/>
          </w:tcPr>
          <w:p w:rsidR="008B2EF9" w:rsidRDefault="00A06D7F"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C03300">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、可根据流水号进行全模糊匹配查询</w:t>
            </w: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A06D7F" w:rsidP="00C03300">
            <w:pPr>
              <w:rPr>
                <w:rFonts w:ascii="Calibri" w:hAnsi="Calibri"/>
                <w:color w:val="000000"/>
                <w:szCs w:val="21"/>
              </w:rPr>
            </w:pPr>
            <w:r>
              <w:rPr>
                <w:rFonts w:ascii="Calibri" w:hAnsi="Calibri" w:hint="eastAsia"/>
                <w:color w:val="000000"/>
                <w:szCs w:val="21"/>
              </w:rPr>
              <w:t>订单号</w:t>
            </w:r>
          </w:p>
        </w:tc>
        <w:tc>
          <w:tcPr>
            <w:tcW w:w="1418" w:type="dxa"/>
            <w:vAlign w:val="center"/>
          </w:tcPr>
          <w:p w:rsidR="008B2EF9" w:rsidRDefault="00A06D7F"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、可根据订单号进行全模糊匹配查询</w:t>
            </w: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A06D7F" w:rsidP="00C03300">
            <w:pPr>
              <w:rPr>
                <w:rFonts w:ascii="Calibri" w:hAnsi="Calibri"/>
                <w:color w:val="000000"/>
                <w:szCs w:val="21"/>
              </w:rPr>
            </w:pPr>
            <w:r>
              <w:rPr>
                <w:rFonts w:ascii="Calibri" w:hAnsi="Calibri" w:hint="eastAsia"/>
                <w:color w:val="000000"/>
                <w:szCs w:val="21"/>
              </w:rPr>
              <w:t>收货人</w:t>
            </w:r>
          </w:p>
        </w:tc>
        <w:tc>
          <w:tcPr>
            <w:tcW w:w="1418" w:type="dxa"/>
            <w:vAlign w:val="center"/>
          </w:tcPr>
          <w:p w:rsidR="008B2EF9" w:rsidRDefault="00A06D7F" w:rsidP="00C03300">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C0330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、可根据收货人进行全模糊匹配查询</w:t>
            </w: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8B2EF9" w:rsidP="00C03300">
            <w:pPr>
              <w:rPr>
                <w:rFonts w:ascii="Calibri" w:hAnsi="Calibri"/>
                <w:color w:val="000000"/>
                <w:szCs w:val="21"/>
              </w:rPr>
            </w:pPr>
          </w:p>
        </w:tc>
        <w:tc>
          <w:tcPr>
            <w:tcW w:w="1418" w:type="dxa"/>
            <w:vAlign w:val="center"/>
          </w:tcPr>
          <w:p w:rsidR="008B2EF9" w:rsidRDefault="008B2EF9" w:rsidP="00C03300">
            <w:pPr>
              <w:rPr>
                <w:rFonts w:ascii="Calibri" w:hAnsi="Calibri"/>
                <w:color w:val="000000"/>
                <w:szCs w:val="21"/>
              </w:rPr>
            </w:pPr>
          </w:p>
        </w:tc>
        <w:tc>
          <w:tcPr>
            <w:tcW w:w="4534" w:type="dxa"/>
            <w:vAlign w:val="center"/>
          </w:tcPr>
          <w:p w:rsidR="008B2EF9" w:rsidRDefault="008B2EF9" w:rsidP="00C03300">
            <w:pPr>
              <w:rPr>
                <w:rFonts w:ascii="Calibri" w:hAnsi="Calibri"/>
                <w:color w:val="000000"/>
                <w:szCs w:val="21"/>
              </w:rPr>
            </w:pP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8B2EF9" w:rsidP="00C03300">
            <w:pPr>
              <w:rPr>
                <w:rFonts w:ascii="Calibri" w:hAnsi="Calibri"/>
                <w:color w:val="000000"/>
                <w:szCs w:val="21"/>
              </w:rPr>
            </w:pPr>
          </w:p>
        </w:tc>
        <w:tc>
          <w:tcPr>
            <w:tcW w:w="1418" w:type="dxa"/>
            <w:vAlign w:val="center"/>
          </w:tcPr>
          <w:p w:rsidR="008B2EF9" w:rsidRDefault="008B2EF9" w:rsidP="00C03300">
            <w:pPr>
              <w:rPr>
                <w:rFonts w:ascii="Calibri" w:hAnsi="Calibri"/>
                <w:color w:val="000000"/>
                <w:szCs w:val="21"/>
              </w:rPr>
            </w:pPr>
          </w:p>
        </w:tc>
        <w:tc>
          <w:tcPr>
            <w:tcW w:w="4534" w:type="dxa"/>
            <w:vAlign w:val="center"/>
          </w:tcPr>
          <w:p w:rsidR="008B2EF9" w:rsidRPr="00855B47" w:rsidRDefault="008B2EF9" w:rsidP="00C03300">
            <w:pPr>
              <w:rPr>
                <w:rFonts w:ascii="Calibri" w:hAnsi="Calibri"/>
                <w:color w:val="000000"/>
                <w:szCs w:val="21"/>
              </w:rPr>
            </w:pPr>
          </w:p>
        </w:tc>
        <w:tc>
          <w:tcPr>
            <w:tcW w:w="1986" w:type="dxa"/>
            <w:vAlign w:val="center"/>
          </w:tcPr>
          <w:p w:rsidR="008B2EF9" w:rsidRDefault="008B2EF9" w:rsidP="00C03300">
            <w:pPr>
              <w:ind w:firstLine="525"/>
              <w:rPr>
                <w:rFonts w:ascii="Calibri" w:hAnsi="Calibri"/>
                <w:color w:val="000000"/>
                <w:szCs w:val="21"/>
              </w:rPr>
            </w:pPr>
          </w:p>
        </w:tc>
      </w:tr>
      <w:tr w:rsidR="008B2EF9" w:rsidTr="00C03300">
        <w:tc>
          <w:tcPr>
            <w:tcW w:w="1527" w:type="dxa"/>
            <w:vAlign w:val="center"/>
          </w:tcPr>
          <w:p w:rsidR="008B2EF9" w:rsidRDefault="008B2EF9" w:rsidP="00C03300">
            <w:pPr>
              <w:rPr>
                <w:rFonts w:ascii="Calibri" w:hAnsi="Calibri"/>
                <w:color w:val="000000"/>
                <w:szCs w:val="21"/>
              </w:rPr>
            </w:pPr>
          </w:p>
        </w:tc>
        <w:tc>
          <w:tcPr>
            <w:tcW w:w="1418" w:type="dxa"/>
            <w:vAlign w:val="center"/>
          </w:tcPr>
          <w:p w:rsidR="008B2EF9" w:rsidRDefault="008B2EF9" w:rsidP="00C03300">
            <w:pPr>
              <w:rPr>
                <w:rFonts w:ascii="Calibri" w:hAnsi="Calibri"/>
                <w:color w:val="000000"/>
                <w:szCs w:val="21"/>
              </w:rPr>
            </w:pPr>
          </w:p>
        </w:tc>
        <w:tc>
          <w:tcPr>
            <w:tcW w:w="4534" w:type="dxa"/>
            <w:vAlign w:val="center"/>
          </w:tcPr>
          <w:p w:rsidR="008B2EF9" w:rsidRPr="00855B47" w:rsidRDefault="008B2EF9" w:rsidP="00C03300">
            <w:pPr>
              <w:rPr>
                <w:rFonts w:ascii="Calibri" w:hAnsi="Calibri"/>
                <w:color w:val="000000"/>
                <w:szCs w:val="21"/>
              </w:rPr>
            </w:pPr>
          </w:p>
        </w:tc>
        <w:tc>
          <w:tcPr>
            <w:tcW w:w="1986" w:type="dxa"/>
            <w:vAlign w:val="center"/>
          </w:tcPr>
          <w:p w:rsidR="008B2EF9" w:rsidRDefault="008B2EF9" w:rsidP="00C03300">
            <w:pPr>
              <w:ind w:firstLine="525"/>
              <w:rPr>
                <w:rFonts w:ascii="Calibri" w:hAnsi="Calibri"/>
                <w:color w:val="000000"/>
                <w:szCs w:val="21"/>
              </w:rPr>
            </w:pPr>
          </w:p>
        </w:tc>
      </w:tr>
    </w:tbl>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输出说明</w:t>
      </w:r>
    </w:p>
    <w:p w:rsidR="008B2EF9" w:rsidRPr="00562035" w:rsidRDefault="005072C1" w:rsidP="008B2EF9">
      <w:r>
        <w:rPr>
          <w:rFonts w:hint="eastAsia"/>
        </w:rPr>
        <w:t>1</w:t>
      </w:r>
      <w:r>
        <w:rPr>
          <w:rFonts w:hint="eastAsia"/>
        </w:rPr>
        <w:t>、页面查询列表显示</w:t>
      </w:r>
    </w:p>
    <w:p w:rsidR="009B778E" w:rsidRPr="00BF54E9" w:rsidRDefault="005072C1" w:rsidP="009B778E">
      <w:r>
        <w:rPr>
          <w:rFonts w:hint="eastAsia"/>
        </w:rPr>
        <w:t>2</w:t>
      </w:r>
      <w:r>
        <w:rPr>
          <w:rFonts w:hint="eastAsia"/>
        </w:rPr>
        <w:t>、</w:t>
      </w:r>
      <w:r w:rsidR="007F37A8">
        <w:rPr>
          <w:rFonts w:hint="eastAsia"/>
        </w:rPr>
        <w:t>页面提示操作</w:t>
      </w:r>
    </w:p>
    <w:p w:rsidR="009B778E" w:rsidRDefault="009B778E" w:rsidP="009B778E">
      <w:pPr>
        <w:pStyle w:val="4"/>
        <w:numPr>
          <w:ilvl w:val="3"/>
          <w:numId w:val="1"/>
        </w:numPr>
      </w:pPr>
      <w:r>
        <w:rPr>
          <w:rFonts w:hint="eastAsia"/>
        </w:rPr>
        <w:lastRenderedPageBreak/>
        <w:t>商家日志管理</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功能描述</w:t>
      </w:r>
    </w:p>
    <w:p w:rsidR="009B778E" w:rsidRDefault="00502C9B" w:rsidP="00461B50">
      <w:pPr>
        <w:pStyle w:val="infoblue"/>
        <w:spacing w:before="0" w:beforeAutospacing="0" w:afterLines="50" w:after="156" w:afterAutospacing="0"/>
        <w:ind w:firstLineChars="0" w:firstLine="0"/>
        <w:rPr>
          <w:rFonts w:ascii="Arial" w:hAnsi="Arial" w:cs="Arial"/>
          <w:i w:val="0"/>
          <w:color w:val="auto"/>
        </w:rPr>
      </w:pPr>
      <w:r w:rsidRPr="00502C9B">
        <w:rPr>
          <w:rFonts w:ascii="Arial" w:hAnsi="Arial" w:cs="Arial"/>
          <w:i w:val="0"/>
          <w:noProof/>
          <w:color w:val="auto"/>
        </w:rPr>
        <w:drawing>
          <wp:inline distT="0" distB="0" distL="0" distR="0">
            <wp:extent cx="5943600" cy="4883376"/>
            <wp:effectExtent l="0" t="0" r="0" b="0"/>
            <wp:docPr id="84" name="图片 84" descr="C:\Users\Administrator\Documents\Tencent Files\3003379810\Image\C2C\[6WGI9H[$DIF~90H{M3F5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6WGI9H[$DIF~90H{M3F56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883376"/>
                    </a:xfrm>
                    <a:prstGeom prst="rect">
                      <a:avLst/>
                    </a:prstGeom>
                    <a:noFill/>
                    <a:ln>
                      <a:noFill/>
                    </a:ln>
                  </pic:spPr>
                </pic:pic>
              </a:graphicData>
            </a:graphic>
          </wp:inline>
        </w:drawing>
      </w:r>
    </w:p>
    <w:p w:rsidR="0087799A" w:rsidRPr="0087799A" w:rsidRDefault="0087799A" w:rsidP="0087799A">
      <w:pPr>
        <w:widowControl/>
        <w:jc w:val="left"/>
        <w:rPr>
          <w:rFonts w:ascii="宋体" w:hAnsi="宋体" w:cs="宋体"/>
          <w:kern w:val="0"/>
          <w:sz w:val="24"/>
        </w:rPr>
      </w:pPr>
      <w:r w:rsidRPr="0087799A">
        <w:rPr>
          <w:rFonts w:ascii="宋体" w:hAnsi="宋体" w:cs="宋体"/>
          <w:noProof/>
          <w:kern w:val="0"/>
          <w:sz w:val="24"/>
        </w:rPr>
        <w:lastRenderedPageBreak/>
        <w:drawing>
          <wp:inline distT="0" distB="0" distL="0" distR="0">
            <wp:extent cx="6028037" cy="5067300"/>
            <wp:effectExtent l="0" t="0" r="0" b="0"/>
            <wp:docPr id="77" name="图片 77" descr="C:\Users\Administrator\Documents\Tencent Files\3003379810\Image\C2C\CNX]BGFIWM~1S8$JK2T_C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CNX]BGFIWM~1S8$JK2T_C3V.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48620" cy="5084603"/>
                    </a:xfrm>
                    <a:prstGeom prst="rect">
                      <a:avLst/>
                    </a:prstGeom>
                    <a:noFill/>
                    <a:ln>
                      <a:noFill/>
                    </a:ln>
                  </pic:spPr>
                </pic:pic>
              </a:graphicData>
            </a:graphic>
          </wp:inline>
        </w:drawing>
      </w:r>
    </w:p>
    <w:p w:rsidR="0087799A" w:rsidRDefault="0087799A" w:rsidP="009B778E">
      <w:pPr>
        <w:pStyle w:val="infoblue"/>
        <w:spacing w:before="0" w:beforeAutospacing="0" w:afterLines="50" w:after="156" w:afterAutospacing="0"/>
        <w:ind w:firstLine="420"/>
        <w:rPr>
          <w:rFonts w:ascii="Arial" w:hAnsi="Arial" w:cs="Arial"/>
          <w:i w:val="0"/>
          <w:color w:val="auto"/>
        </w:rPr>
      </w:pP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业务规则</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7312C">
        <w:rPr>
          <w:rFonts w:ascii="Arial" w:hAnsi="Arial" w:cs="Arial" w:hint="eastAsia"/>
          <w:i w:val="0"/>
          <w:color w:val="auto"/>
        </w:rPr>
        <w:t>搜索规则</w:t>
      </w:r>
      <w:r w:rsidR="00B7312C">
        <w:rPr>
          <w:rFonts w:ascii="Arial" w:hAnsi="Arial" w:cs="Arial" w:hint="eastAsia"/>
          <w:i w:val="0"/>
          <w:color w:val="auto"/>
        </w:rPr>
        <w:t xml:space="preserve"> ip</w:t>
      </w:r>
      <w:r w:rsidR="00B7312C">
        <w:rPr>
          <w:rFonts w:ascii="Arial" w:hAnsi="Arial" w:cs="Arial"/>
          <w:i w:val="0"/>
          <w:color w:val="auto"/>
        </w:rPr>
        <w:t xml:space="preserve"> </w:t>
      </w:r>
      <w:r w:rsidR="00B7312C">
        <w:rPr>
          <w:rFonts w:ascii="Arial" w:hAnsi="Arial" w:cs="Arial" w:hint="eastAsia"/>
          <w:i w:val="0"/>
          <w:color w:val="auto"/>
        </w:rPr>
        <w:t>模糊查询</w:t>
      </w:r>
      <w:r w:rsidR="00B7312C">
        <w:rPr>
          <w:rFonts w:ascii="Arial" w:hAnsi="Arial" w:cs="Arial" w:hint="eastAsia"/>
          <w:i w:val="0"/>
          <w:color w:val="auto"/>
        </w:rPr>
        <w:t xml:space="preserve"> </w:t>
      </w:r>
      <w:r w:rsidR="00B7312C">
        <w:rPr>
          <w:rFonts w:ascii="Arial" w:hAnsi="Arial" w:cs="Arial" w:hint="eastAsia"/>
          <w:i w:val="0"/>
          <w:color w:val="auto"/>
        </w:rPr>
        <w:t>操作关键字全模糊查询</w:t>
      </w:r>
      <w:r w:rsidR="00B7312C">
        <w:rPr>
          <w:rFonts w:ascii="Arial" w:hAnsi="Arial" w:cs="Arial" w:hint="eastAsia"/>
          <w:i w:val="0"/>
          <w:color w:val="auto"/>
        </w:rPr>
        <w:t xml:space="preserve"> </w:t>
      </w:r>
      <w:r w:rsidR="00B7312C">
        <w:rPr>
          <w:rFonts w:ascii="Arial" w:hAnsi="Arial" w:cs="Arial" w:hint="eastAsia"/>
          <w:i w:val="0"/>
          <w:color w:val="auto"/>
        </w:rPr>
        <w:t>时间段查询</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分页操作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导出</w:t>
      </w:r>
      <w:r w:rsidR="00A42EBE">
        <w:rPr>
          <w:rFonts w:ascii="Arial" w:hAnsi="Arial" w:cs="Arial" w:hint="eastAsia"/>
          <w:i w:val="0"/>
          <w:color w:val="auto"/>
        </w:rPr>
        <w:t>Excel</w:t>
      </w:r>
      <w:r w:rsidR="00A42EBE">
        <w:rPr>
          <w:rFonts w:ascii="Arial" w:hAnsi="Arial" w:cs="Arial" w:hint="eastAsia"/>
          <w:i w:val="0"/>
          <w:color w:val="auto"/>
        </w:rPr>
        <w:t>操作</w:t>
      </w:r>
      <w:r w:rsidR="00C05DC7">
        <w:rPr>
          <w:rFonts w:ascii="Arial" w:hAnsi="Arial" w:cs="Arial" w:hint="eastAsia"/>
          <w:i w:val="0"/>
          <w:color w:val="auto"/>
        </w:rPr>
        <w:t xml:space="preserve"> </w:t>
      </w:r>
      <w:r w:rsidR="00C05DC7">
        <w:rPr>
          <w:rFonts w:ascii="Arial" w:hAnsi="Arial" w:cs="Arial" w:hint="eastAsia"/>
          <w:i w:val="0"/>
          <w:color w:val="auto"/>
        </w:rPr>
        <w:t>默认导出所有符合条件日志</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766A4E" w:rsidP="00075CF8">
            <w:pPr>
              <w:rPr>
                <w:rFonts w:ascii="Calibri" w:hAnsi="Calibri"/>
                <w:color w:val="000000"/>
                <w:szCs w:val="21"/>
              </w:rPr>
            </w:pPr>
            <w:r>
              <w:rPr>
                <w:rFonts w:ascii="Calibri" w:hAnsi="Calibri" w:hint="eastAsia"/>
                <w:color w:val="000000"/>
                <w:szCs w:val="21"/>
              </w:rPr>
              <w:t>IP</w:t>
            </w:r>
          </w:p>
        </w:tc>
        <w:tc>
          <w:tcPr>
            <w:tcW w:w="1418" w:type="dxa"/>
            <w:vAlign w:val="center"/>
          </w:tcPr>
          <w:p w:rsidR="009B778E" w:rsidRDefault="00766A4E"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766A4E"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ip</w:t>
            </w:r>
            <w:r>
              <w:rPr>
                <w:rFonts w:ascii="Calibri" w:hAnsi="Calibri" w:hint="eastAsia"/>
                <w:color w:val="000000"/>
                <w:szCs w:val="21"/>
              </w:rPr>
              <w:t>格式校验</w:t>
            </w:r>
          </w:p>
          <w:p w:rsidR="00766A4E" w:rsidRPr="00855B47" w:rsidRDefault="00766A4E"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12524">
              <w:rPr>
                <w:rFonts w:ascii="Calibri" w:hAnsi="Calibri" w:hint="eastAsia"/>
                <w:color w:val="000000"/>
                <w:szCs w:val="21"/>
              </w:rPr>
              <w:t>ip</w:t>
            </w:r>
            <w:r w:rsidR="00B12524">
              <w:rPr>
                <w:rFonts w:ascii="Calibri" w:hAnsi="Calibri"/>
                <w:color w:val="000000"/>
                <w:szCs w:val="21"/>
              </w:rPr>
              <w:t xml:space="preserve"> </w:t>
            </w:r>
            <w:r w:rsidR="00B12524">
              <w:rPr>
                <w:rFonts w:ascii="Calibri" w:hAnsi="Calibri" w:hint="eastAsia"/>
                <w:color w:val="000000"/>
                <w:szCs w:val="21"/>
              </w:rPr>
              <w:t>全模糊查询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B12524" w:rsidP="00075CF8">
            <w:pPr>
              <w:rPr>
                <w:rFonts w:ascii="Calibri" w:hAnsi="Calibri"/>
                <w:color w:val="000000"/>
                <w:szCs w:val="21"/>
              </w:rPr>
            </w:pPr>
            <w:r>
              <w:rPr>
                <w:rFonts w:ascii="Calibri" w:hAnsi="Calibri" w:hint="eastAsia"/>
                <w:color w:val="000000"/>
                <w:szCs w:val="21"/>
              </w:rPr>
              <w:t>关键字</w:t>
            </w:r>
          </w:p>
        </w:tc>
        <w:tc>
          <w:tcPr>
            <w:tcW w:w="1418" w:type="dxa"/>
            <w:vAlign w:val="center"/>
          </w:tcPr>
          <w:p w:rsidR="009B778E" w:rsidRDefault="00B12524"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B12524"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、对应操作记录字段内容</w:t>
            </w:r>
          </w:p>
          <w:p w:rsidR="00B12524" w:rsidRPr="00855B47" w:rsidRDefault="00B12524"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A736AD">
              <w:rPr>
                <w:rFonts w:ascii="Calibri" w:hAnsi="Calibri" w:hint="eastAsia"/>
                <w:color w:val="000000"/>
                <w:szCs w:val="21"/>
              </w:rPr>
              <w:t>内容进行全模糊匹配</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0423A" w:rsidP="00075CF8">
            <w:pPr>
              <w:rPr>
                <w:rFonts w:ascii="Calibri" w:hAnsi="Calibri"/>
                <w:color w:val="000000"/>
                <w:szCs w:val="21"/>
              </w:rPr>
            </w:pPr>
            <w:r>
              <w:rPr>
                <w:rFonts w:ascii="Calibri" w:hAnsi="Calibri" w:hint="eastAsia"/>
                <w:color w:val="000000"/>
                <w:szCs w:val="21"/>
              </w:rPr>
              <w:t>开始时间</w:t>
            </w:r>
          </w:p>
        </w:tc>
        <w:tc>
          <w:tcPr>
            <w:tcW w:w="1418" w:type="dxa"/>
            <w:vAlign w:val="center"/>
          </w:tcPr>
          <w:p w:rsidR="009B778E" w:rsidRDefault="0090423A" w:rsidP="00075CF8">
            <w:pPr>
              <w:rPr>
                <w:rFonts w:ascii="Calibri" w:hAnsi="Calibri"/>
                <w:color w:val="000000"/>
                <w:szCs w:val="21"/>
              </w:rPr>
            </w:pPr>
            <w:r>
              <w:rPr>
                <w:rFonts w:ascii="Calibri" w:hAnsi="Calibri" w:hint="eastAsia"/>
                <w:color w:val="000000"/>
                <w:szCs w:val="21"/>
              </w:rPr>
              <w:t>日历控件</w:t>
            </w:r>
          </w:p>
        </w:tc>
        <w:tc>
          <w:tcPr>
            <w:tcW w:w="4534" w:type="dxa"/>
            <w:vAlign w:val="center"/>
          </w:tcPr>
          <w:p w:rsidR="009B778E" w:rsidRDefault="0090423A"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B8029A" w:rsidRPr="00855B47" w:rsidRDefault="00B8029A"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83003">
              <w:rPr>
                <w:rFonts w:ascii="Calibri" w:hAnsi="Calibri" w:hint="eastAsia"/>
                <w:color w:val="000000"/>
                <w:szCs w:val="21"/>
              </w:rPr>
              <w:t>精确到分钟</w:t>
            </w:r>
          </w:p>
        </w:tc>
        <w:tc>
          <w:tcPr>
            <w:tcW w:w="1986" w:type="dxa"/>
            <w:vAlign w:val="center"/>
          </w:tcPr>
          <w:p w:rsidR="009B778E" w:rsidRDefault="009B778E" w:rsidP="00075CF8">
            <w:pPr>
              <w:ind w:firstLine="525"/>
              <w:rPr>
                <w:rFonts w:ascii="Calibri" w:hAnsi="Calibri"/>
                <w:color w:val="000000"/>
                <w:szCs w:val="21"/>
              </w:rPr>
            </w:pPr>
          </w:p>
        </w:tc>
      </w:tr>
      <w:tr w:rsidR="001D2599" w:rsidTr="00075CF8">
        <w:tc>
          <w:tcPr>
            <w:tcW w:w="1527" w:type="dxa"/>
            <w:vAlign w:val="center"/>
          </w:tcPr>
          <w:p w:rsidR="001D2599" w:rsidRDefault="001D2599" w:rsidP="001D2599">
            <w:pPr>
              <w:rPr>
                <w:rFonts w:ascii="Calibri" w:hAnsi="Calibri"/>
                <w:color w:val="000000"/>
                <w:szCs w:val="21"/>
              </w:rPr>
            </w:pPr>
            <w:r>
              <w:rPr>
                <w:rFonts w:ascii="Calibri" w:hAnsi="Calibri" w:hint="eastAsia"/>
                <w:color w:val="000000"/>
                <w:szCs w:val="21"/>
              </w:rPr>
              <w:t>结束时间</w:t>
            </w:r>
          </w:p>
        </w:tc>
        <w:tc>
          <w:tcPr>
            <w:tcW w:w="1418" w:type="dxa"/>
            <w:vAlign w:val="center"/>
          </w:tcPr>
          <w:p w:rsidR="001D2599" w:rsidRDefault="001D2599" w:rsidP="001D2599">
            <w:pPr>
              <w:rPr>
                <w:rFonts w:ascii="Calibri" w:hAnsi="Calibri"/>
                <w:color w:val="000000"/>
                <w:szCs w:val="21"/>
              </w:rPr>
            </w:pPr>
            <w:r>
              <w:rPr>
                <w:rFonts w:ascii="Calibri" w:hAnsi="Calibri" w:hint="eastAsia"/>
                <w:color w:val="000000"/>
                <w:szCs w:val="21"/>
              </w:rPr>
              <w:t>日历控件</w:t>
            </w:r>
          </w:p>
        </w:tc>
        <w:tc>
          <w:tcPr>
            <w:tcW w:w="4534" w:type="dxa"/>
            <w:vAlign w:val="center"/>
          </w:tcPr>
          <w:p w:rsidR="001D2599" w:rsidRDefault="001D2599"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1D2599" w:rsidRPr="00855B47" w:rsidRDefault="001D259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、精确到分钟</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t>确定</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Pr="00855B47" w:rsidRDefault="001C1303"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FF1591">
              <w:rPr>
                <w:rFonts w:ascii="Calibri" w:hAnsi="Calibri" w:hint="eastAsia"/>
                <w:color w:val="000000"/>
                <w:szCs w:val="21"/>
              </w:rPr>
              <w:t>进行查询</w:t>
            </w:r>
            <w:r w:rsidR="00D168E5">
              <w:rPr>
                <w:rFonts w:ascii="Calibri" w:hAnsi="Calibri" w:hint="eastAsia"/>
                <w:color w:val="000000"/>
                <w:szCs w:val="21"/>
              </w:rPr>
              <w:t>操作</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lastRenderedPageBreak/>
              <w:t>导出日志</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Default="00FF1591"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、默认导出所有符合条件的日志</w:t>
            </w:r>
          </w:p>
          <w:p w:rsidR="001D6EE9" w:rsidRDefault="001D6EE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B2BFB">
              <w:rPr>
                <w:rFonts w:ascii="Calibri" w:hAnsi="Calibri" w:hint="eastAsia"/>
                <w:color w:val="000000"/>
                <w:szCs w:val="21"/>
              </w:rPr>
              <w:t>导出字段为页面所有字段</w:t>
            </w:r>
          </w:p>
          <w:p w:rsidR="00FF1591" w:rsidRPr="00855B47" w:rsidRDefault="001D6EE9" w:rsidP="001D2599">
            <w:pPr>
              <w:rPr>
                <w:rFonts w:ascii="Calibri" w:hAnsi="Calibri"/>
                <w:color w:val="000000"/>
                <w:szCs w:val="21"/>
              </w:rPr>
            </w:pPr>
            <w:r>
              <w:rPr>
                <w:rFonts w:ascii="Calibri" w:hAnsi="Calibri" w:hint="eastAsia"/>
                <w:color w:val="000000"/>
                <w:szCs w:val="21"/>
              </w:rPr>
              <w:t>3</w:t>
            </w:r>
            <w:r w:rsidR="00FF1591">
              <w:rPr>
                <w:rFonts w:ascii="Calibri" w:hAnsi="Calibri" w:hint="eastAsia"/>
                <w:color w:val="000000"/>
                <w:szCs w:val="21"/>
              </w:rPr>
              <w:t>、</w:t>
            </w:r>
            <w:r>
              <w:rPr>
                <w:rFonts w:ascii="Calibri" w:hAnsi="Calibri" w:hint="eastAsia"/>
                <w:color w:val="000000"/>
                <w:szCs w:val="21"/>
              </w:rPr>
              <w:t>弹出文件下载框</w:t>
            </w:r>
          </w:p>
        </w:tc>
        <w:tc>
          <w:tcPr>
            <w:tcW w:w="1986" w:type="dxa"/>
            <w:vAlign w:val="center"/>
          </w:tcPr>
          <w:p w:rsidR="001D2599" w:rsidRDefault="001D2599" w:rsidP="001D2599">
            <w:pPr>
              <w:ind w:firstLine="525"/>
              <w:rPr>
                <w:rFonts w:ascii="Calibri" w:hAnsi="Calibri"/>
                <w:color w:val="000000"/>
                <w:szCs w:val="21"/>
              </w:rPr>
            </w:pPr>
          </w:p>
        </w:tc>
      </w:tr>
    </w:tbl>
    <w:p w:rsidR="009B778E" w:rsidRPr="006057FC"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输出说明</w:t>
      </w:r>
    </w:p>
    <w:p w:rsidR="009B778E" w:rsidRDefault="00044F59" w:rsidP="009B778E">
      <w:r>
        <w:rPr>
          <w:rFonts w:hint="eastAsia"/>
        </w:rPr>
        <w:t>1</w:t>
      </w:r>
      <w:r>
        <w:rPr>
          <w:rFonts w:hint="eastAsia"/>
        </w:rPr>
        <w:t>、页面数据列表显示</w:t>
      </w:r>
    </w:p>
    <w:p w:rsidR="00044F59" w:rsidRPr="00BF54E9" w:rsidRDefault="00044F59" w:rsidP="009B778E">
      <w:r>
        <w:rPr>
          <w:rFonts w:hint="eastAsia"/>
        </w:rPr>
        <w:t>2</w:t>
      </w:r>
      <w:r>
        <w:rPr>
          <w:rFonts w:hint="eastAsia"/>
        </w:rPr>
        <w:t>、页面</w:t>
      </w:r>
      <w:r w:rsidR="00020B3D">
        <w:rPr>
          <w:rFonts w:hint="eastAsia"/>
        </w:rPr>
        <w:t>下载弹出框</w:t>
      </w:r>
    </w:p>
    <w:p w:rsidR="00CC0625" w:rsidRDefault="00CC0625" w:rsidP="00CC0625">
      <w:pPr>
        <w:pStyle w:val="4"/>
        <w:numPr>
          <w:ilvl w:val="3"/>
          <w:numId w:val="1"/>
        </w:numPr>
      </w:pPr>
      <w:r>
        <w:rPr>
          <w:rFonts w:hint="eastAsia"/>
        </w:rPr>
        <w:t>管理员设置</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CC0625" w:rsidRDefault="00CC0625" w:rsidP="00CC062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CE3C33" w:rsidRPr="00CE3C33">
        <w:rPr>
          <w:rFonts w:ascii="Arial" w:hAnsi="Arial" w:cs="Arial"/>
          <w:i w:val="0"/>
          <w:noProof/>
          <w:color w:val="auto"/>
        </w:rPr>
        <w:drawing>
          <wp:inline distT="0" distB="0" distL="0" distR="0">
            <wp:extent cx="5943600" cy="2617184"/>
            <wp:effectExtent l="0" t="0" r="0" b="0"/>
            <wp:docPr id="79" name="图片 79" descr="C:\Users\Administrator\Documents\Tencent Files\3003379810\Image\C2C\P6DS)W5]IK)G2U}3_XURH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P6DS)W5]IK)G2U}3_XURHEC.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17184"/>
                    </a:xfrm>
                    <a:prstGeom prst="rect">
                      <a:avLst/>
                    </a:prstGeom>
                    <a:noFill/>
                    <a:ln>
                      <a:noFill/>
                    </a:ln>
                  </pic:spPr>
                </pic:pic>
              </a:graphicData>
            </a:graphic>
          </wp:inline>
        </w:drawing>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管理员搜索操作</w:t>
      </w:r>
      <w:r w:rsidR="0044356D">
        <w:rPr>
          <w:rFonts w:ascii="Arial" w:hAnsi="Arial" w:cs="Arial" w:hint="eastAsia"/>
          <w:i w:val="0"/>
          <w:color w:val="auto"/>
        </w:rPr>
        <w:t xml:space="preserve"> </w:t>
      </w:r>
      <w:r w:rsidR="0044356D">
        <w:rPr>
          <w:rFonts w:ascii="Arial" w:hAnsi="Arial" w:cs="Arial" w:hint="eastAsia"/>
          <w:i w:val="0"/>
          <w:color w:val="auto"/>
        </w:rPr>
        <w:t>根据名字</w:t>
      </w:r>
      <w:r w:rsidR="0044356D">
        <w:rPr>
          <w:rFonts w:ascii="Arial" w:hAnsi="Arial" w:cs="Arial" w:hint="eastAsia"/>
          <w:i w:val="0"/>
          <w:color w:val="auto"/>
        </w:rPr>
        <w:t xml:space="preserve"> </w:t>
      </w:r>
      <w:r w:rsidR="0044356D">
        <w:rPr>
          <w:rFonts w:ascii="Arial" w:hAnsi="Arial" w:cs="Arial" w:hint="eastAsia"/>
          <w:i w:val="0"/>
          <w:color w:val="auto"/>
        </w:rPr>
        <w:t>全模糊匹配</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分派权限</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编辑信息</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删除操作</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6591A">
        <w:rPr>
          <w:rFonts w:ascii="Arial" w:hAnsi="Arial" w:cs="Arial" w:hint="eastAsia"/>
          <w:i w:val="0"/>
          <w:color w:val="auto"/>
        </w:rPr>
        <w:t>新增管理员操作</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6962D7">
        <w:tc>
          <w:tcPr>
            <w:tcW w:w="1527"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备注</w:t>
            </w:r>
          </w:p>
        </w:tc>
      </w:tr>
      <w:tr w:rsidR="00CC0625" w:rsidTr="006962D7">
        <w:tc>
          <w:tcPr>
            <w:tcW w:w="1527" w:type="dxa"/>
            <w:vAlign w:val="center"/>
          </w:tcPr>
          <w:p w:rsidR="00CC0625" w:rsidRDefault="00B86330" w:rsidP="006962D7">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B86330" w:rsidP="006962D7">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B86330" w:rsidP="006962D7">
            <w:pPr>
              <w:jc w:val="left"/>
              <w:rPr>
                <w:rFonts w:ascii="Calibri" w:hAnsi="Calibri"/>
                <w:color w:val="000000"/>
                <w:szCs w:val="21"/>
              </w:rPr>
            </w:pPr>
            <w:r>
              <w:rPr>
                <w:rFonts w:ascii="Calibri" w:hAnsi="Calibri" w:hint="eastAsia"/>
                <w:color w:val="000000"/>
                <w:szCs w:val="21"/>
              </w:rPr>
              <w:t>1</w:t>
            </w:r>
            <w:r w:rsidR="00642FA4">
              <w:rPr>
                <w:rFonts w:ascii="Calibri" w:hAnsi="Calibri" w:hint="eastAsia"/>
                <w:color w:val="000000"/>
                <w:szCs w:val="21"/>
              </w:rPr>
              <w:t>、长度不超过</w:t>
            </w:r>
            <w:r w:rsidR="00642FA4">
              <w:rPr>
                <w:rFonts w:ascii="Calibri" w:hAnsi="Calibri" w:hint="eastAsia"/>
                <w:color w:val="000000"/>
                <w:szCs w:val="21"/>
              </w:rPr>
              <w:t>5</w:t>
            </w:r>
            <w:r w:rsidR="00642FA4">
              <w:rPr>
                <w:rFonts w:ascii="Calibri" w:hAnsi="Calibri"/>
                <w:color w:val="000000"/>
                <w:szCs w:val="21"/>
              </w:rPr>
              <w:t>0</w:t>
            </w:r>
          </w:p>
          <w:p w:rsidR="00642FA4" w:rsidRPr="00855B47" w:rsidRDefault="00642FA4" w:rsidP="006962D7">
            <w:pPr>
              <w:jc w:val="left"/>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5D4EDE">
              <w:rPr>
                <w:rFonts w:ascii="Calibri" w:hAnsi="Calibri" w:hint="eastAsia"/>
                <w:color w:val="000000"/>
                <w:szCs w:val="21"/>
              </w:rPr>
              <w:t>根据用户名进行全模糊匹配</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5D4EDE" w:rsidP="006962D7">
            <w:pPr>
              <w:rPr>
                <w:rFonts w:ascii="Calibri" w:hAnsi="Calibri"/>
                <w:color w:val="000000"/>
                <w:szCs w:val="21"/>
              </w:rPr>
            </w:pPr>
            <w:r>
              <w:rPr>
                <w:rFonts w:ascii="Calibri" w:hAnsi="Calibri" w:hint="eastAsia"/>
                <w:color w:val="000000"/>
                <w:szCs w:val="21"/>
              </w:rPr>
              <w:t>添加管理员</w:t>
            </w:r>
          </w:p>
        </w:tc>
        <w:tc>
          <w:tcPr>
            <w:tcW w:w="1418" w:type="dxa"/>
            <w:vAlign w:val="center"/>
          </w:tcPr>
          <w:p w:rsidR="00CC0625" w:rsidRDefault="005D4EDE"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、弹出新增管理员界面</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5D4EDE" w:rsidP="006962D7">
            <w:pPr>
              <w:rPr>
                <w:rFonts w:ascii="Calibri" w:hAnsi="Calibri"/>
                <w:color w:val="000000"/>
                <w:szCs w:val="21"/>
              </w:rPr>
            </w:pPr>
            <w:r>
              <w:rPr>
                <w:rFonts w:ascii="Calibri" w:hAnsi="Calibri" w:hint="eastAsia"/>
                <w:color w:val="000000"/>
                <w:szCs w:val="21"/>
              </w:rPr>
              <w:t>分派权限</w:t>
            </w:r>
          </w:p>
        </w:tc>
        <w:tc>
          <w:tcPr>
            <w:tcW w:w="1418" w:type="dxa"/>
            <w:vAlign w:val="center"/>
          </w:tcPr>
          <w:p w:rsidR="00CC0625" w:rsidRDefault="005D4EDE"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、弹出所有权限选择页面</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5D4EDE" w:rsidP="006962D7">
            <w:pPr>
              <w:rPr>
                <w:rFonts w:ascii="Calibri" w:hAnsi="Calibri"/>
                <w:color w:val="000000"/>
                <w:szCs w:val="21"/>
              </w:rPr>
            </w:pPr>
            <w:r>
              <w:rPr>
                <w:rFonts w:ascii="Calibri" w:hAnsi="Calibri" w:hint="eastAsia"/>
                <w:color w:val="000000"/>
                <w:szCs w:val="21"/>
              </w:rPr>
              <w:t>编辑页面</w:t>
            </w:r>
          </w:p>
        </w:tc>
        <w:tc>
          <w:tcPr>
            <w:tcW w:w="1418" w:type="dxa"/>
            <w:vAlign w:val="center"/>
          </w:tcPr>
          <w:p w:rsidR="00CC0625" w:rsidRDefault="005D4EDE"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5D4EDE"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64B2B">
              <w:rPr>
                <w:rFonts w:ascii="Calibri" w:hAnsi="Calibri" w:hint="eastAsia"/>
                <w:color w:val="000000"/>
                <w:szCs w:val="21"/>
              </w:rPr>
              <w:t>弹出管理员编辑页面</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8B64E4" w:rsidP="006962D7">
            <w:pPr>
              <w:rPr>
                <w:rFonts w:ascii="Calibri" w:hAnsi="Calibri"/>
                <w:color w:val="000000"/>
                <w:szCs w:val="21"/>
              </w:rPr>
            </w:pPr>
            <w:r>
              <w:rPr>
                <w:rFonts w:ascii="Calibri" w:hAnsi="Calibri" w:hint="eastAsia"/>
                <w:color w:val="000000"/>
                <w:szCs w:val="21"/>
              </w:rPr>
              <w:t>删除</w:t>
            </w:r>
          </w:p>
        </w:tc>
        <w:tc>
          <w:tcPr>
            <w:tcW w:w="1418" w:type="dxa"/>
            <w:vAlign w:val="center"/>
          </w:tcPr>
          <w:p w:rsidR="00CC0625" w:rsidRDefault="008B64E4"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8B64E4"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、弹出确认删除框</w:t>
            </w:r>
          </w:p>
          <w:p w:rsidR="008B64E4" w:rsidRPr="00855B47" w:rsidRDefault="008B64E4" w:rsidP="006962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、点确认后可删除</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CC0625" w:rsidP="006962D7">
            <w:pPr>
              <w:rPr>
                <w:rFonts w:ascii="Calibri" w:hAnsi="Calibri"/>
                <w:color w:val="000000"/>
                <w:szCs w:val="21"/>
              </w:rPr>
            </w:pPr>
          </w:p>
        </w:tc>
        <w:tc>
          <w:tcPr>
            <w:tcW w:w="1418" w:type="dxa"/>
            <w:vAlign w:val="center"/>
          </w:tcPr>
          <w:p w:rsidR="00CC0625" w:rsidRDefault="00CC0625" w:rsidP="006962D7">
            <w:pPr>
              <w:rPr>
                <w:rFonts w:ascii="Calibri" w:hAnsi="Calibri"/>
                <w:color w:val="000000"/>
                <w:szCs w:val="21"/>
              </w:rPr>
            </w:pPr>
          </w:p>
        </w:tc>
        <w:tc>
          <w:tcPr>
            <w:tcW w:w="4534" w:type="dxa"/>
            <w:vAlign w:val="center"/>
          </w:tcPr>
          <w:p w:rsidR="00CC0625" w:rsidRPr="00855B47" w:rsidRDefault="00CC0625" w:rsidP="006962D7">
            <w:pPr>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F83C46" w:rsidRPr="00F83C46" w:rsidRDefault="00F83C46" w:rsidP="00F83C46"/>
    <w:p w:rsidR="00CC0625" w:rsidRDefault="00CE3C33" w:rsidP="00CC0625">
      <w:pPr>
        <w:pStyle w:val="4"/>
        <w:numPr>
          <w:ilvl w:val="3"/>
          <w:numId w:val="1"/>
        </w:numPr>
      </w:pPr>
      <w:r>
        <w:rPr>
          <w:rFonts w:hint="eastAsia"/>
        </w:rPr>
        <w:t>新增管理员</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drawing>
          <wp:inline distT="0" distB="0" distL="0" distR="0">
            <wp:extent cx="6115472" cy="4918955"/>
            <wp:effectExtent l="0" t="0" r="0" b="0"/>
            <wp:docPr id="82" name="图片 82" descr="C:\Users\Administrator\Documents\Tencent Files\3003379810\Image\C2C\42)$_IB6DGBQ{TEC7F_[8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42)$_IB6DGBQ{TEC7F_[8S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7868" cy="4928926"/>
                    </a:xfrm>
                    <a:prstGeom prst="rect">
                      <a:avLst/>
                    </a:prstGeom>
                    <a:noFill/>
                    <a:ln>
                      <a:noFill/>
                    </a:ln>
                  </pic:spPr>
                </pic:pic>
              </a:graphicData>
            </a:graphic>
          </wp:inline>
        </w:drawing>
      </w:r>
    </w:p>
    <w:p w:rsidR="00BD30A9" w:rsidRPr="00BD30A9" w:rsidRDefault="00BD30A9" w:rsidP="00BD30A9">
      <w:pPr>
        <w:widowControl/>
        <w:jc w:val="left"/>
        <w:rPr>
          <w:rFonts w:ascii="宋体" w:hAnsi="宋体" w:cs="宋体"/>
          <w:kern w:val="0"/>
          <w:sz w:val="24"/>
        </w:rPr>
      </w:pP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lastRenderedPageBreak/>
        <w:drawing>
          <wp:inline distT="0" distB="0" distL="0" distR="0">
            <wp:extent cx="5334635" cy="2924175"/>
            <wp:effectExtent l="0" t="0" r="0" b="9525"/>
            <wp:docPr id="85" name="图片 85" descr="C:\Users\Administrator\Documents\Tencent Files\3003379810\Image\C2C\OYYFXKRWM_`P%L}LK~04O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OYYFXKRWM_`P%L}LK~04OWW.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635" cy="2924175"/>
                    </a:xfrm>
                    <a:prstGeom prst="rect">
                      <a:avLst/>
                    </a:prstGeom>
                    <a:noFill/>
                    <a:ln>
                      <a:noFill/>
                    </a:ln>
                  </pic:spPr>
                </pic:pic>
              </a:graphicData>
            </a:graphic>
          </wp:inline>
        </w:drawing>
      </w:r>
    </w:p>
    <w:p w:rsidR="00CC0625" w:rsidRDefault="00CC0625" w:rsidP="00CC0625">
      <w:pPr>
        <w:pStyle w:val="infoblue"/>
        <w:spacing w:before="0" w:beforeAutospacing="0" w:afterLines="50" w:after="156" w:afterAutospacing="0"/>
        <w:ind w:firstLine="420"/>
        <w:rPr>
          <w:rFonts w:ascii="Arial" w:hAnsi="Arial" w:cs="Arial"/>
          <w:i w:val="0"/>
          <w:color w:val="auto"/>
        </w:rPr>
      </w:pP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只有主管理员才可新增管理员</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其它普通管理员只可查看管理</w:t>
      </w:r>
      <w:r w:rsidR="008D2A68">
        <w:rPr>
          <w:rFonts w:ascii="Arial" w:hAnsi="Arial" w:cs="Arial" w:hint="eastAsia"/>
          <w:i w:val="0"/>
          <w:color w:val="auto"/>
        </w:rPr>
        <w:t xml:space="preserve"> </w:t>
      </w:r>
      <w:r w:rsidR="008D2A68">
        <w:rPr>
          <w:rFonts w:ascii="Arial" w:hAnsi="Arial" w:cs="Arial" w:hint="eastAsia"/>
          <w:i w:val="0"/>
          <w:color w:val="auto"/>
        </w:rPr>
        <w:t>不可操作</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702AF">
        <w:rPr>
          <w:rFonts w:ascii="Arial" w:hAnsi="Arial" w:cs="Arial" w:hint="eastAsia"/>
          <w:i w:val="0"/>
          <w:color w:val="auto"/>
        </w:rPr>
        <w:t>管理员手机和邮箱都需要进行</w:t>
      </w:r>
      <w:r w:rsidR="00C67A66">
        <w:rPr>
          <w:rFonts w:ascii="Arial" w:hAnsi="Arial" w:cs="Arial" w:hint="eastAsia"/>
          <w:i w:val="0"/>
          <w:color w:val="auto"/>
        </w:rPr>
        <w:t>有效</w:t>
      </w:r>
      <w:r w:rsidR="005451BC">
        <w:rPr>
          <w:rFonts w:ascii="Arial" w:hAnsi="Arial" w:cs="Arial" w:hint="eastAsia"/>
          <w:i w:val="0"/>
          <w:color w:val="auto"/>
        </w:rPr>
        <w:t>性</w:t>
      </w:r>
      <w:r w:rsidR="000702AF">
        <w:rPr>
          <w:rFonts w:ascii="Arial" w:hAnsi="Arial" w:cs="Arial" w:hint="eastAsia"/>
          <w:i w:val="0"/>
          <w:color w:val="auto"/>
        </w:rPr>
        <w:t>校验</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6962D7">
        <w:tc>
          <w:tcPr>
            <w:tcW w:w="1527"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备注</w:t>
            </w:r>
          </w:p>
        </w:tc>
      </w:tr>
      <w:tr w:rsidR="00CC0625" w:rsidTr="006962D7">
        <w:tc>
          <w:tcPr>
            <w:tcW w:w="1527" w:type="dxa"/>
            <w:vAlign w:val="center"/>
          </w:tcPr>
          <w:p w:rsidR="00CC0625" w:rsidRDefault="003F684E" w:rsidP="006962D7">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567E06" w:rsidP="006962D7">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360DAE" w:rsidP="006962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、长度不大于</w:t>
            </w:r>
            <w:r>
              <w:rPr>
                <w:rFonts w:ascii="Calibri" w:hAnsi="Calibri" w:hint="eastAsia"/>
                <w:color w:val="000000"/>
                <w:szCs w:val="21"/>
              </w:rPr>
              <w:t>5</w:t>
            </w:r>
            <w:r>
              <w:rPr>
                <w:rFonts w:ascii="Calibri" w:hAnsi="Calibri"/>
                <w:color w:val="000000"/>
                <w:szCs w:val="21"/>
              </w:rPr>
              <w:t xml:space="preserve">0 </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提示用户名不能为空</w:t>
            </w:r>
          </w:p>
          <w:p w:rsidR="00360DAE" w:rsidRDefault="00360DAE" w:rsidP="006962D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、重复性校验</w:t>
            </w:r>
            <w:r w:rsidR="00663D11">
              <w:rPr>
                <w:rFonts w:ascii="Calibri" w:hAnsi="Calibri" w:hint="eastAsia"/>
                <w:color w:val="000000"/>
                <w:szCs w:val="21"/>
              </w:rPr>
              <w:t xml:space="preserve"> </w:t>
            </w:r>
            <w:r w:rsidR="00663D11">
              <w:rPr>
                <w:rFonts w:ascii="Calibri" w:hAnsi="Calibri" w:hint="eastAsia"/>
                <w:color w:val="000000"/>
                <w:szCs w:val="21"/>
              </w:rPr>
              <w:t>提示：用户名已存在</w:t>
            </w:r>
            <w:r w:rsidR="00663D11">
              <w:rPr>
                <w:rFonts w:ascii="Calibri" w:hAnsi="Calibri" w:hint="eastAsia"/>
                <w:color w:val="000000"/>
                <w:szCs w:val="21"/>
              </w:rPr>
              <w:t xml:space="preserve"> </w:t>
            </w:r>
            <w:r w:rsidR="00663D11">
              <w:rPr>
                <w:rFonts w:ascii="Calibri" w:hAnsi="Calibri" w:hint="eastAsia"/>
                <w:color w:val="000000"/>
                <w:szCs w:val="21"/>
              </w:rPr>
              <w:t>请重新输入</w:t>
            </w:r>
          </w:p>
          <w:p w:rsidR="00360DAE" w:rsidRPr="00855B47" w:rsidRDefault="00360DAE" w:rsidP="006962D7">
            <w:pPr>
              <w:jc w:val="left"/>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3F684E" w:rsidP="006962D7">
            <w:pPr>
              <w:rPr>
                <w:rFonts w:ascii="Calibri" w:hAnsi="Calibri"/>
                <w:color w:val="000000"/>
                <w:szCs w:val="21"/>
              </w:rPr>
            </w:pPr>
            <w:r>
              <w:rPr>
                <w:rFonts w:ascii="Calibri" w:hAnsi="Calibri" w:hint="eastAsia"/>
                <w:color w:val="000000"/>
                <w:szCs w:val="21"/>
              </w:rPr>
              <w:t>邮箱</w:t>
            </w:r>
          </w:p>
        </w:tc>
        <w:tc>
          <w:tcPr>
            <w:tcW w:w="1418" w:type="dxa"/>
            <w:vAlign w:val="center"/>
          </w:tcPr>
          <w:p w:rsidR="00CC0625" w:rsidRDefault="00567E06" w:rsidP="006962D7">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FF3FDE" w:rsidP="0072338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23387">
              <w:rPr>
                <w:rFonts w:ascii="Calibri" w:hAnsi="Calibri" w:hint="eastAsia"/>
                <w:color w:val="000000"/>
                <w:szCs w:val="21"/>
              </w:rPr>
              <w:t>非空校验</w:t>
            </w:r>
            <w:r>
              <w:rPr>
                <w:rFonts w:ascii="Calibri" w:hAnsi="Calibri" w:hint="eastAsia"/>
                <w:color w:val="000000"/>
                <w:szCs w:val="21"/>
              </w:rPr>
              <w:t xml:space="preserve"> </w:t>
            </w:r>
            <w:r w:rsidR="00723387">
              <w:rPr>
                <w:rFonts w:ascii="Calibri" w:hAnsi="Calibri" w:hint="eastAsia"/>
                <w:color w:val="000000"/>
                <w:szCs w:val="21"/>
              </w:rPr>
              <w:t>提示邮箱不能为空</w:t>
            </w:r>
          </w:p>
          <w:p w:rsidR="00723387" w:rsidRDefault="00723387" w:rsidP="0072338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、邮箱格式校验</w:t>
            </w:r>
            <w:r>
              <w:rPr>
                <w:rFonts w:ascii="Calibri" w:hAnsi="Calibri" w:hint="eastAsia"/>
                <w:color w:val="000000"/>
                <w:szCs w:val="21"/>
              </w:rPr>
              <w:t xml:space="preserve"> </w:t>
            </w:r>
            <w:r>
              <w:rPr>
                <w:rFonts w:ascii="Calibri" w:hAnsi="Calibri" w:hint="eastAsia"/>
                <w:color w:val="000000"/>
                <w:szCs w:val="21"/>
              </w:rPr>
              <w:t>提示</w:t>
            </w:r>
            <w:r>
              <w:rPr>
                <w:rFonts w:ascii="Calibri" w:hAnsi="Calibri" w:hint="eastAsia"/>
                <w:color w:val="000000"/>
                <w:szCs w:val="21"/>
              </w:rPr>
              <w:t xml:space="preserve"> </w:t>
            </w:r>
            <w:r>
              <w:rPr>
                <w:rFonts w:ascii="Calibri" w:hAnsi="Calibri" w:hint="eastAsia"/>
                <w:color w:val="000000"/>
                <w:szCs w:val="21"/>
              </w:rPr>
              <w:t>邮箱格式不正确</w:t>
            </w:r>
          </w:p>
          <w:p w:rsidR="00723387" w:rsidRDefault="00723387" w:rsidP="0072338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E2664F">
              <w:rPr>
                <w:rFonts w:ascii="Calibri" w:hAnsi="Calibri" w:hint="eastAsia"/>
                <w:color w:val="000000"/>
                <w:szCs w:val="21"/>
              </w:rPr>
              <w:t>邮箱重复性提示</w:t>
            </w:r>
            <w:r w:rsidR="00E2664F">
              <w:rPr>
                <w:rFonts w:ascii="Calibri" w:hAnsi="Calibri" w:hint="eastAsia"/>
                <w:color w:val="000000"/>
                <w:szCs w:val="21"/>
              </w:rPr>
              <w:t xml:space="preserve"> </w:t>
            </w:r>
            <w:r w:rsidR="00E2664F">
              <w:rPr>
                <w:rFonts w:ascii="Calibri" w:hAnsi="Calibri" w:hint="eastAsia"/>
                <w:color w:val="000000"/>
                <w:szCs w:val="21"/>
              </w:rPr>
              <w:t>提示：此邮箱在系统中已注册过账号</w:t>
            </w:r>
            <w:r w:rsidR="00E2664F">
              <w:rPr>
                <w:rFonts w:ascii="Calibri" w:hAnsi="Calibri" w:hint="eastAsia"/>
                <w:color w:val="000000"/>
                <w:szCs w:val="21"/>
              </w:rPr>
              <w:t>xxx</w:t>
            </w:r>
            <w:r w:rsidR="00E2664F">
              <w:rPr>
                <w:rFonts w:ascii="Calibri" w:hAnsi="Calibri"/>
                <w:color w:val="000000"/>
                <w:szCs w:val="21"/>
              </w:rPr>
              <w:t xml:space="preserve">  </w:t>
            </w:r>
            <w:r w:rsidR="00E2664F">
              <w:rPr>
                <w:rFonts w:ascii="Calibri" w:hAnsi="Calibri" w:hint="eastAsia"/>
                <w:color w:val="000000"/>
                <w:szCs w:val="21"/>
              </w:rPr>
              <w:t>请问您是否要继续使用</w:t>
            </w:r>
          </w:p>
          <w:p w:rsidR="00E2664F" w:rsidRPr="00855B47" w:rsidRDefault="003C3678" w:rsidP="00723387">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页面弹出获取邮箱验证码栏目</w:t>
            </w:r>
          </w:p>
        </w:tc>
        <w:tc>
          <w:tcPr>
            <w:tcW w:w="1986" w:type="dxa"/>
            <w:vAlign w:val="center"/>
          </w:tcPr>
          <w:p w:rsidR="00CC0625" w:rsidRDefault="00CC0625" w:rsidP="006962D7">
            <w:pPr>
              <w:ind w:firstLine="525"/>
              <w:rPr>
                <w:rFonts w:ascii="Calibri" w:hAnsi="Calibri"/>
                <w:color w:val="000000"/>
                <w:szCs w:val="21"/>
              </w:rPr>
            </w:pPr>
          </w:p>
        </w:tc>
      </w:tr>
      <w:tr w:rsidR="00196D88" w:rsidTr="006962D7">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登录密码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196D88" w:rsidRDefault="00196D88" w:rsidP="00196D8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96D88" w:rsidRDefault="00196D88" w:rsidP="00196D88">
            <w:pPr>
              <w:ind w:firstLine="525"/>
              <w:rPr>
                <w:rFonts w:ascii="Calibri" w:hAnsi="Calibri"/>
                <w:color w:val="000000"/>
                <w:szCs w:val="21"/>
              </w:rPr>
            </w:pPr>
          </w:p>
        </w:tc>
      </w:tr>
      <w:tr w:rsidR="00196D88" w:rsidTr="006962D7">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确认密码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196D88" w:rsidRDefault="00196D88" w:rsidP="00196D88">
            <w:pPr>
              <w:ind w:firstLine="525"/>
              <w:rPr>
                <w:rFonts w:ascii="Calibri" w:hAnsi="Calibri"/>
                <w:color w:val="000000"/>
                <w:szCs w:val="21"/>
              </w:rPr>
            </w:pPr>
          </w:p>
        </w:tc>
      </w:tr>
      <w:tr w:rsidR="00CC0625" w:rsidTr="006962D7">
        <w:tc>
          <w:tcPr>
            <w:tcW w:w="1527" w:type="dxa"/>
            <w:vAlign w:val="center"/>
          </w:tcPr>
          <w:p w:rsidR="00CC0625" w:rsidRDefault="003F684E" w:rsidP="006962D7">
            <w:pPr>
              <w:rPr>
                <w:rFonts w:ascii="Calibri" w:hAnsi="Calibri"/>
                <w:color w:val="000000"/>
                <w:szCs w:val="21"/>
              </w:rPr>
            </w:pPr>
            <w:r>
              <w:rPr>
                <w:rFonts w:ascii="Calibri" w:hAnsi="Calibri" w:hint="eastAsia"/>
                <w:color w:val="000000"/>
                <w:szCs w:val="21"/>
              </w:rPr>
              <w:t>手机号</w:t>
            </w:r>
          </w:p>
        </w:tc>
        <w:tc>
          <w:tcPr>
            <w:tcW w:w="1418" w:type="dxa"/>
            <w:vAlign w:val="center"/>
          </w:tcPr>
          <w:p w:rsidR="00CC0625" w:rsidRDefault="00567E06" w:rsidP="006962D7">
            <w:pPr>
              <w:rPr>
                <w:rFonts w:ascii="Calibri" w:hAnsi="Calibri"/>
                <w:color w:val="000000"/>
                <w:szCs w:val="21"/>
              </w:rPr>
            </w:pPr>
            <w:r>
              <w:rPr>
                <w:rFonts w:ascii="Calibri" w:hAnsi="Calibri" w:hint="eastAsia"/>
                <w:color w:val="000000"/>
                <w:szCs w:val="21"/>
              </w:rPr>
              <w:t>文本框</w:t>
            </w:r>
          </w:p>
        </w:tc>
        <w:tc>
          <w:tcPr>
            <w:tcW w:w="4534" w:type="dxa"/>
            <w:vAlign w:val="center"/>
          </w:tcPr>
          <w:p w:rsidR="00A54898" w:rsidRDefault="00A54898" w:rsidP="00A5489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提示手机不能为空</w:t>
            </w:r>
          </w:p>
          <w:p w:rsidR="00A54898" w:rsidRDefault="00A54898" w:rsidP="00A5489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、手机格式校验</w:t>
            </w:r>
            <w:r>
              <w:rPr>
                <w:rFonts w:ascii="Calibri" w:hAnsi="Calibri" w:hint="eastAsia"/>
                <w:color w:val="000000"/>
                <w:szCs w:val="21"/>
              </w:rPr>
              <w:t xml:space="preserve"> </w:t>
            </w:r>
            <w:r>
              <w:rPr>
                <w:rFonts w:ascii="Calibri" w:hAnsi="Calibri" w:hint="eastAsia"/>
                <w:color w:val="000000"/>
                <w:szCs w:val="21"/>
              </w:rPr>
              <w:t>提示手机格式不正确</w:t>
            </w:r>
          </w:p>
          <w:p w:rsidR="00A54898" w:rsidRDefault="00A54898" w:rsidP="00A5489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、手机重复性提示</w:t>
            </w:r>
            <w:r>
              <w:rPr>
                <w:rFonts w:ascii="Calibri" w:hAnsi="Calibri" w:hint="eastAsia"/>
                <w:color w:val="000000"/>
                <w:szCs w:val="21"/>
              </w:rPr>
              <w:t xml:space="preserve"> </w:t>
            </w:r>
            <w:r>
              <w:rPr>
                <w:rFonts w:ascii="Calibri" w:hAnsi="Calibri" w:hint="eastAsia"/>
                <w:color w:val="000000"/>
                <w:szCs w:val="21"/>
              </w:rPr>
              <w:t>提示：此手机在系统中已注册过账号</w:t>
            </w:r>
            <w:r>
              <w:rPr>
                <w:rFonts w:ascii="Calibri" w:hAnsi="Calibri" w:hint="eastAsia"/>
                <w:color w:val="000000"/>
                <w:szCs w:val="21"/>
              </w:rPr>
              <w:t>xxx</w:t>
            </w:r>
            <w:r>
              <w:rPr>
                <w:rFonts w:ascii="Calibri" w:hAnsi="Calibri"/>
                <w:color w:val="000000"/>
                <w:szCs w:val="21"/>
              </w:rPr>
              <w:t xml:space="preserve">  </w:t>
            </w:r>
            <w:r>
              <w:rPr>
                <w:rFonts w:ascii="Calibri" w:hAnsi="Calibri" w:hint="eastAsia"/>
                <w:color w:val="000000"/>
                <w:szCs w:val="21"/>
              </w:rPr>
              <w:t>请问您是否要继续使用</w:t>
            </w:r>
          </w:p>
          <w:p w:rsidR="00CC0625" w:rsidRPr="00855B47" w:rsidRDefault="00A54898" w:rsidP="00A5489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页面弹出获取手机验证码栏目</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567E06" w:rsidP="006962D7">
            <w:pPr>
              <w:rPr>
                <w:rFonts w:ascii="Calibri" w:hAnsi="Calibri"/>
                <w:color w:val="000000"/>
                <w:szCs w:val="21"/>
              </w:rPr>
            </w:pPr>
            <w:r>
              <w:rPr>
                <w:rFonts w:ascii="Calibri" w:hAnsi="Calibri" w:hint="eastAsia"/>
                <w:color w:val="000000"/>
                <w:szCs w:val="21"/>
              </w:rPr>
              <w:lastRenderedPageBreak/>
              <w:t>确认</w:t>
            </w:r>
          </w:p>
        </w:tc>
        <w:tc>
          <w:tcPr>
            <w:tcW w:w="1418" w:type="dxa"/>
            <w:vAlign w:val="center"/>
          </w:tcPr>
          <w:p w:rsidR="00CC0625" w:rsidRDefault="00567E06"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9B6D42" w:rsidP="006962D7">
            <w:pPr>
              <w:rPr>
                <w:rFonts w:ascii="Calibri" w:hAnsi="Calibri"/>
                <w:color w:val="000000"/>
                <w:szCs w:val="21"/>
              </w:rPr>
            </w:pPr>
            <w:r>
              <w:rPr>
                <w:rFonts w:ascii="Calibri" w:hAnsi="Calibri"/>
                <w:color w:val="000000"/>
                <w:szCs w:val="21"/>
              </w:rPr>
              <w:t>1</w:t>
            </w:r>
            <w:r>
              <w:rPr>
                <w:rFonts w:ascii="Calibri" w:hAnsi="Calibri" w:hint="eastAsia"/>
                <w:color w:val="000000"/>
                <w:szCs w:val="21"/>
              </w:rPr>
              <w:t>、提交操作</w:t>
            </w:r>
          </w:p>
        </w:tc>
        <w:tc>
          <w:tcPr>
            <w:tcW w:w="1986" w:type="dxa"/>
            <w:vAlign w:val="center"/>
          </w:tcPr>
          <w:p w:rsidR="00CC0625" w:rsidRDefault="00CC0625" w:rsidP="006962D7">
            <w:pPr>
              <w:ind w:firstLine="525"/>
              <w:rPr>
                <w:rFonts w:ascii="Calibri" w:hAnsi="Calibri"/>
                <w:color w:val="000000"/>
                <w:szCs w:val="21"/>
              </w:rPr>
            </w:pPr>
          </w:p>
        </w:tc>
      </w:tr>
      <w:tr w:rsidR="00567E06" w:rsidTr="006962D7">
        <w:tc>
          <w:tcPr>
            <w:tcW w:w="1527" w:type="dxa"/>
            <w:vAlign w:val="center"/>
          </w:tcPr>
          <w:p w:rsidR="00567E06" w:rsidRDefault="00567E06" w:rsidP="006962D7">
            <w:pPr>
              <w:rPr>
                <w:rFonts w:ascii="Calibri" w:hAnsi="Calibri"/>
                <w:color w:val="000000"/>
                <w:szCs w:val="21"/>
              </w:rPr>
            </w:pPr>
            <w:r>
              <w:rPr>
                <w:rFonts w:ascii="Calibri" w:hAnsi="Calibri" w:hint="eastAsia"/>
                <w:color w:val="000000"/>
                <w:szCs w:val="21"/>
              </w:rPr>
              <w:t>重置</w:t>
            </w:r>
          </w:p>
        </w:tc>
        <w:tc>
          <w:tcPr>
            <w:tcW w:w="1418" w:type="dxa"/>
            <w:vAlign w:val="center"/>
          </w:tcPr>
          <w:p w:rsidR="00567E06" w:rsidRDefault="00567E06"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567E06" w:rsidRPr="00855B47" w:rsidRDefault="009B6D42" w:rsidP="006962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、重置操作</w:t>
            </w:r>
          </w:p>
        </w:tc>
        <w:tc>
          <w:tcPr>
            <w:tcW w:w="1986" w:type="dxa"/>
            <w:vAlign w:val="center"/>
          </w:tcPr>
          <w:p w:rsidR="00567E06" w:rsidRDefault="00567E06" w:rsidP="006962D7">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输出说明</w:t>
      </w:r>
    </w:p>
    <w:p w:rsidR="00AF5C7F" w:rsidRDefault="00AF5C7F" w:rsidP="00AF5C7F">
      <w:r>
        <w:rPr>
          <w:rFonts w:hint="eastAsia"/>
        </w:rPr>
        <w:t>界面提示</w:t>
      </w:r>
    </w:p>
    <w:p w:rsidR="00AF5C7F" w:rsidRDefault="00AF5C7F" w:rsidP="00AF5C7F">
      <w:r>
        <w:rPr>
          <w:rFonts w:hint="eastAsia"/>
        </w:rPr>
        <w:t>跳转管理员设置界面</w:t>
      </w:r>
    </w:p>
    <w:p w:rsidR="00AF5C7F" w:rsidRPr="00AF5C7F" w:rsidRDefault="00AF5C7F" w:rsidP="00AF5C7F"/>
    <w:p w:rsidR="00CC0625" w:rsidRDefault="00DC2B96" w:rsidP="00CC0625">
      <w:pPr>
        <w:pStyle w:val="4"/>
        <w:numPr>
          <w:ilvl w:val="3"/>
          <w:numId w:val="1"/>
        </w:numPr>
      </w:pPr>
      <w:r>
        <w:rPr>
          <w:rFonts w:hint="eastAsia"/>
        </w:rPr>
        <w:t>管理员赋权</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CC0625" w:rsidRDefault="00CC0625" w:rsidP="00CC062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2C6C2E" w:rsidRPr="002C6C2E">
        <w:rPr>
          <w:rFonts w:ascii="Arial" w:hAnsi="Arial" w:cs="Arial"/>
          <w:i w:val="0"/>
          <w:noProof/>
          <w:color w:val="auto"/>
        </w:rPr>
        <w:drawing>
          <wp:inline distT="0" distB="0" distL="0" distR="0">
            <wp:extent cx="5943600" cy="4605720"/>
            <wp:effectExtent l="0" t="0" r="0" b="4445"/>
            <wp:docPr id="88" name="图片 88" descr="C:\Users\Administrator\Documents\Tencent Files\3003379810\Image\C2C\HL0[TJ)}53UZ10AW}G1C4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L0[TJ)}53UZ10AW}G1C4V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605720"/>
                    </a:xfrm>
                    <a:prstGeom prst="rect">
                      <a:avLst/>
                    </a:prstGeom>
                    <a:noFill/>
                    <a:ln>
                      <a:noFill/>
                    </a:ln>
                  </pic:spPr>
                </pic:pic>
              </a:graphicData>
            </a:graphic>
          </wp:inline>
        </w:drawing>
      </w:r>
    </w:p>
    <w:p w:rsidR="002C6C2E" w:rsidRPr="002C6C2E" w:rsidRDefault="002C6C2E" w:rsidP="002C6C2E">
      <w:pPr>
        <w:widowControl/>
        <w:jc w:val="left"/>
        <w:rPr>
          <w:rFonts w:ascii="宋体" w:hAnsi="宋体" w:cs="宋体"/>
          <w:kern w:val="0"/>
          <w:sz w:val="24"/>
        </w:rPr>
      </w:pPr>
      <w:r w:rsidRPr="002C6C2E">
        <w:rPr>
          <w:rFonts w:ascii="宋体" w:hAnsi="宋体" w:cs="宋体"/>
          <w:noProof/>
          <w:kern w:val="0"/>
          <w:sz w:val="24"/>
        </w:rPr>
        <w:lastRenderedPageBreak/>
        <w:drawing>
          <wp:inline distT="0" distB="0" distL="0" distR="0">
            <wp:extent cx="5933784" cy="3789048"/>
            <wp:effectExtent l="0" t="0" r="0" b="1905"/>
            <wp:docPr id="89" name="图片 89" descr="C:\Users\Administrator\Documents\Tencent Files\3003379810\Image\C2C\1D~ED{R8LA@HIZH7IW61Z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1D~ED{R8LA@HIZH7IW61Z6Y.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84898" cy="3821687"/>
                    </a:xfrm>
                    <a:prstGeom prst="rect">
                      <a:avLst/>
                    </a:prstGeom>
                    <a:noFill/>
                    <a:ln>
                      <a:noFill/>
                    </a:ln>
                  </pic:spPr>
                </pic:pic>
              </a:graphicData>
            </a:graphic>
          </wp:inline>
        </w:drawing>
      </w:r>
    </w:p>
    <w:p w:rsidR="002C6C2E" w:rsidRDefault="002C6C2E" w:rsidP="00CC0625">
      <w:pPr>
        <w:pStyle w:val="infoblue"/>
        <w:spacing w:before="0" w:beforeAutospacing="0" w:afterLines="50" w:after="156" w:afterAutospacing="0"/>
        <w:ind w:firstLine="420"/>
        <w:rPr>
          <w:rFonts w:ascii="Arial" w:hAnsi="Arial" w:cs="Arial"/>
          <w:i w:val="0"/>
          <w:color w:val="auto"/>
        </w:rPr>
      </w:pP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超级管理员【商家注册时账号】可进行赋权</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权限可多选</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保存后及时生效</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6962D7">
        <w:tc>
          <w:tcPr>
            <w:tcW w:w="1527"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6962D7">
            <w:pPr>
              <w:adjustRightInd w:val="0"/>
              <w:snapToGrid w:val="0"/>
              <w:jc w:val="center"/>
              <w:rPr>
                <w:b/>
                <w:color w:val="000000"/>
                <w:szCs w:val="21"/>
              </w:rPr>
            </w:pPr>
            <w:r>
              <w:rPr>
                <w:rFonts w:hint="eastAsia"/>
                <w:b/>
                <w:color w:val="000000"/>
                <w:szCs w:val="21"/>
              </w:rPr>
              <w:t>备注</w:t>
            </w:r>
          </w:p>
        </w:tc>
      </w:tr>
      <w:tr w:rsidR="00CC0625" w:rsidTr="006962D7">
        <w:tc>
          <w:tcPr>
            <w:tcW w:w="1527" w:type="dxa"/>
            <w:vAlign w:val="center"/>
          </w:tcPr>
          <w:p w:rsidR="00CC0625" w:rsidRDefault="00037464" w:rsidP="006962D7">
            <w:pPr>
              <w:rPr>
                <w:rFonts w:ascii="Calibri" w:hAnsi="Calibri"/>
                <w:color w:val="000000"/>
                <w:szCs w:val="21"/>
              </w:rPr>
            </w:pPr>
            <w:r>
              <w:rPr>
                <w:rFonts w:ascii="Calibri" w:hAnsi="Calibri" w:hint="eastAsia"/>
                <w:color w:val="000000"/>
                <w:szCs w:val="21"/>
              </w:rPr>
              <w:t>权限列表复选框</w:t>
            </w:r>
          </w:p>
        </w:tc>
        <w:tc>
          <w:tcPr>
            <w:tcW w:w="1418" w:type="dxa"/>
            <w:vAlign w:val="center"/>
          </w:tcPr>
          <w:p w:rsidR="00CC0625" w:rsidRDefault="00037464" w:rsidP="006962D7">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6962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、可多选</w:t>
            </w:r>
          </w:p>
          <w:p w:rsidR="00037464" w:rsidRPr="00855B47" w:rsidRDefault="00037464" w:rsidP="006962D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、列表分类展示</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037464" w:rsidP="006962D7">
            <w:pPr>
              <w:rPr>
                <w:rFonts w:ascii="Calibri" w:hAnsi="Calibri"/>
                <w:color w:val="000000"/>
                <w:szCs w:val="21"/>
              </w:rPr>
            </w:pPr>
            <w:r>
              <w:rPr>
                <w:rFonts w:ascii="Calibri" w:hAnsi="Calibri" w:hint="eastAsia"/>
                <w:color w:val="000000"/>
                <w:szCs w:val="21"/>
              </w:rPr>
              <w:t>全选</w:t>
            </w:r>
          </w:p>
        </w:tc>
        <w:tc>
          <w:tcPr>
            <w:tcW w:w="1418" w:type="dxa"/>
            <w:vAlign w:val="center"/>
          </w:tcPr>
          <w:p w:rsidR="00CC0625" w:rsidRDefault="00037464" w:rsidP="006962D7">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、选择后系统自动选择所有复选框</w:t>
            </w:r>
          </w:p>
          <w:p w:rsidR="00037464" w:rsidRPr="00855B47" w:rsidRDefault="00037464" w:rsidP="006962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、买家手动选择了所有权限列表时全选复选框自动选定</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401B1C" w:rsidP="006962D7">
            <w:pPr>
              <w:rPr>
                <w:rFonts w:ascii="Calibri" w:hAnsi="Calibri"/>
                <w:color w:val="000000"/>
                <w:szCs w:val="21"/>
              </w:rPr>
            </w:pPr>
            <w:r>
              <w:rPr>
                <w:rFonts w:ascii="Calibri" w:hAnsi="Calibri" w:hint="eastAsia"/>
                <w:color w:val="000000"/>
                <w:szCs w:val="21"/>
              </w:rPr>
              <w:t>保存</w:t>
            </w:r>
          </w:p>
        </w:tc>
        <w:tc>
          <w:tcPr>
            <w:tcW w:w="1418" w:type="dxa"/>
            <w:vAlign w:val="center"/>
          </w:tcPr>
          <w:p w:rsidR="00CC0625" w:rsidRDefault="00401B1C" w:rsidP="006962D7">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401B1C" w:rsidP="006962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、按钮可进行保存操作</w:t>
            </w: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CC0625" w:rsidP="006962D7">
            <w:pPr>
              <w:rPr>
                <w:rFonts w:ascii="Calibri" w:hAnsi="Calibri"/>
                <w:color w:val="000000"/>
                <w:szCs w:val="21"/>
              </w:rPr>
            </w:pPr>
          </w:p>
        </w:tc>
        <w:tc>
          <w:tcPr>
            <w:tcW w:w="1418" w:type="dxa"/>
            <w:vAlign w:val="center"/>
          </w:tcPr>
          <w:p w:rsidR="00CC0625" w:rsidRDefault="00CC0625" w:rsidP="006962D7">
            <w:pPr>
              <w:rPr>
                <w:rFonts w:ascii="Calibri" w:hAnsi="Calibri"/>
                <w:color w:val="000000"/>
                <w:szCs w:val="21"/>
              </w:rPr>
            </w:pPr>
          </w:p>
        </w:tc>
        <w:tc>
          <w:tcPr>
            <w:tcW w:w="4534" w:type="dxa"/>
            <w:vAlign w:val="center"/>
          </w:tcPr>
          <w:p w:rsidR="00CC0625" w:rsidRDefault="00CC0625" w:rsidP="006962D7">
            <w:pPr>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CC0625" w:rsidP="006962D7">
            <w:pPr>
              <w:rPr>
                <w:rFonts w:ascii="Calibri" w:hAnsi="Calibri"/>
                <w:color w:val="000000"/>
                <w:szCs w:val="21"/>
              </w:rPr>
            </w:pPr>
          </w:p>
        </w:tc>
        <w:tc>
          <w:tcPr>
            <w:tcW w:w="1418" w:type="dxa"/>
            <w:vAlign w:val="center"/>
          </w:tcPr>
          <w:p w:rsidR="00CC0625" w:rsidRDefault="00CC0625" w:rsidP="006962D7">
            <w:pPr>
              <w:rPr>
                <w:rFonts w:ascii="Calibri" w:hAnsi="Calibri"/>
                <w:color w:val="000000"/>
                <w:szCs w:val="21"/>
              </w:rPr>
            </w:pPr>
          </w:p>
        </w:tc>
        <w:tc>
          <w:tcPr>
            <w:tcW w:w="4534" w:type="dxa"/>
            <w:vAlign w:val="center"/>
          </w:tcPr>
          <w:p w:rsidR="00CC0625" w:rsidRPr="00855B47" w:rsidRDefault="00CC0625" w:rsidP="006962D7">
            <w:pPr>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r w:rsidR="00CC0625" w:rsidTr="006962D7">
        <w:tc>
          <w:tcPr>
            <w:tcW w:w="1527" w:type="dxa"/>
            <w:vAlign w:val="center"/>
          </w:tcPr>
          <w:p w:rsidR="00CC0625" w:rsidRDefault="00CC0625" w:rsidP="006962D7">
            <w:pPr>
              <w:rPr>
                <w:rFonts w:ascii="Calibri" w:hAnsi="Calibri"/>
                <w:color w:val="000000"/>
                <w:szCs w:val="21"/>
              </w:rPr>
            </w:pPr>
          </w:p>
        </w:tc>
        <w:tc>
          <w:tcPr>
            <w:tcW w:w="1418" w:type="dxa"/>
            <w:vAlign w:val="center"/>
          </w:tcPr>
          <w:p w:rsidR="00CC0625" w:rsidRDefault="00CC0625" w:rsidP="006962D7">
            <w:pPr>
              <w:rPr>
                <w:rFonts w:ascii="Calibri" w:hAnsi="Calibri"/>
                <w:color w:val="000000"/>
                <w:szCs w:val="21"/>
              </w:rPr>
            </w:pPr>
          </w:p>
        </w:tc>
        <w:tc>
          <w:tcPr>
            <w:tcW w:w="4534" w:type="dxa"/>
            <w:vAlign w:val="center"/>
          </w:tcPr>
          <w:p w:rsidR="00CC0625" w:rsidRPr="00855B47" w:rsidRDefault="00CC0625" w:rsidP="006962D7">
            <w:pPr>
              <w:rPr>
                <w:rFonts w:ascii="Calibri" w:hAnsi="Calibri"/>
                <w:color w:val="000000"/>
                <w:szCs w:val="21"/>
              </w:rPr>
            </w:pPr>
          </w:p>
        </w:tc>
        <w:tc>
          <w:tcPr>
            <w:tcW w:w="1986" w:type="dxa"/>
            <w:vAlign w:val="center"/>
          </w:tcPr>
          <w:p w:rsidR="00CC0625" w:rsidRDefault="00CC0625" w:rsidP="006962D7">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输出说明</w:t>
      </w:r>
    </w:p>
    <w:p w:rsidR="00BF54E9" w:rsidRPr="00BF54E9" w:rsidRDefault="000476AA" w:rsidP="00BF54E9">
      <w:r>
        <w:rPr>
          <w:rFonts w:hint="eastAsia"/>
        </w:rPr>
        <w:t>1</w:t>
      </w:r>
      <w:r>
        <w:rPr>
          <w:rFonts w:hint="eastAsia"/>
        </w:rPr>
        <w:t>、页面提示操作</w:t>
      </w:r>
    </w:p>
    <w:p w:rsidR="00165359" w:rsidRDefault="00BB312D">
      <w:pPr>
        <w:pStyle w:val="2"/>
        <w:numPr>
          <w:ilvl w:val="1"/>
          <w:numId w:val="1"/>
        </w:numPr>
      </w:pPr>
      <w:bookmarkStart w:id="64" w:name="_Toc426032953"/>
      <w:bookmarkStart w:id="65" w:name="_Toc522175899"/>
      <w:r>
        <w:rPr>
          <w:rFonts w:hint="eastAsia"/>
        </w:rPr>
        <w:lastRenderedPageBreak/>
        <w:t>后台</w:t>
      </w:r>
      <w:r w:rsidR="00D30D7C">
        <w:rPr>
          <w:rFonts w:hint="eastAsia"/>
        </w:rPr>
        <w:t>管理</w:t>
      </w:r>
      <w:bookmarkEnd w:id="64"/>
      <w:bookmarkEnd w:id="65"/>
    </w:p>
    <w:p w:rsidR="00165359" w:rsidRDefault="00D30D7C">
      <w:pPr>
        <w:pStyle w:val="3"/>
        <w:numPr>
          <w:ilvl w:val="2"/>
          <w:numId w:val="1"/>
        </w:numPr>
      </w:pPr>
      <w:bookmarkStart w:id="66" w:name="_Toc426032954"/>
      <w:bookmarkStart w:id="67" w:name="_Toc522175900"/>
      <w:r>
        <w:rPr>
          <w:rFonts w:hint="eastAsia"/>
        </w:rPr>
        <w:t>功能</w:t>
      </w:r>
      <w:r>
        <w:t>概述</w:t>
      </w:r>
      <w:bookmarkEnd w:id="66"/>
      <w:bookmarkEnd w:id="67"/>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D30D7C">
      <w:pPr>
        <w:pStyle w:val="3"/>
        <w:numPr>
          <w:ilvl w:val="2"/>
          <w:numId w:val="1"/>
        </w:numPr>
      </w:pPr>
      <w:bookmarkStart w:id="68" w:name="_Toc426032955"/>
      <w:bookmarkStart w:id="69" w:name="_Toc522175901"/>
      <w:r>
        <w:rPr>
          <w:rFonts w:hint="eastAsia"/>
        </w:rPr>
        <w:t>业务规则</w:t>
      </w:r>
      <w:bookmarkEnd w:id="68"/>
      <w:bookmarkEnd w:id="69"/>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BF54E9" w:rsidP="00BF72F1">
      <w:pPr>
        <w:pStyle w:val="infoblue"/>
        <w:numPr>
          <w:ilvl w:val="0"/>
          <w:numId w:val="17"/>
        </w:numPr>
        <w:spacing w:before="0" w:beforeAutospacing="0" w:afterLines="50" w:after="156" w:afterAutospacing="0"/>
        <w:ind w:firstLineChars="0"/>
        <w:rPr>
          <w:rFonts w:ascii="Arial" w:hAnsi="Arial" w:cs="Arial"/>
          <w:color w:val="auto"/>
        </w:rPr>
      </w:pPr>
      <w:r>
        <w:rPr>
          <w:rFonts w:ascii="Arial" w:hAnsi="Arial" w:cs="Arial" w:hint="eastAsia"/>
          <w:color w:val="auto"/>
        </w:rPr>
        <w:t>.</w:t>
      </w:r>
    </w:p>
    <w:p w:rsidR="00165359" w:rsidRDefault="00D30D7C">
      <w:pPr>
        <w:pStyle w:val="3"/>
        <w:numPr>
          <w:ilvl w:val="2"/>
          <w:numId w:val="1"/>
        </w:numPr>
      </w:pPr>
      <w:bookmarkStart w:id="70" w:name="_Toc426032956"/>
      <w:bookmarkStart w:id="71" w:name="_Toc522175902"/>
      <w:r>
        <w:rPr>
          <w:rFonts w:hint="eastAsia"/>
        </w:rPr>
        <w:t>需求说明</w:t>
      </w:r>
      <w:bookmarkEnd w:id="70"/>
      <w:bookmarkEnd w:id="71"/>
    </w:p>
    <w:p w:rsidR="00165359" w:rsidRDefault="00FF159D">
      <w:pPr>
        <w:pStyle w:val="4"/>
        <w:numPr>
          <w:ilvl w:val="3"/>
          <w:numId w:val="1"/>
        </w:numPr>
      </w:pPr>
      <w:bookmarkStart w:id="72" w:name="_Toc426032977"/>
      <w:r>
        <w:rPr>
          <w:rFonts w:hint="eastAsia"/>
        </w:rPr>
        <w:t>后台</w:t>
      </w:r>
      <w:r w:rsidR="00D30D7C">
        <w:rPr>
          <w:rFonts w:hint="eastAsia"/>
        </w:rPr>
        <w:t>日志</w:t>
      </w:r>
      <w:bookmarkEnd w:id="72"/>
      <w:r w:rsidR="00A25550">
        <w:rPr>
          <w:rFonts w:hint="eastAsia"/>
        </w:rPr>
        <w:t>管理</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功能描述</w:t>
      </w:r>
    </w:p>
    <w:p w:rsidR="00562035" w:rsidRDefault="00562035" w:rsidP="0056203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业务规则</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62035" w:rsidTr="00BB39B7">
        <w:tc>
          <w:tcPr>
            <w:tcW w:w="1527"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备注</w:t>
            </w: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jc w:val="left"/>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bl>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F43BD9" w:rsidRDefault="00F43BD9" w:rsidP="00F43BD9">
      <w:pPr>
        <w:pStyle w:val="4"/>
        <w:numPr>
          <w:ilvl w:val="3"/>
          <w:numId w:val="1"/>
        </w:numPr>
      </w:pPr>
      <w:r>
        <w:rPr>
          <w:rFonts w:hint="eastAsia"/>
        </w:rPr>
        <w:t>后台日志管理</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功能描述</w:t>
      </w:r>
    </w:p>
    <w:p w:rsidR="00F43BD9" w:rsidRDefault="00F43BD9" w:rsidP="00F43BD9">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业务规则</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43BD9" w:rsidTr="00C03300">
        <w:tc>
          <w:tcPr>
            <w:tcW w:w="1527"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备注</w:t>
            </w: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jc w:val="left"/>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bl>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输出说明</w:t>
      </w:r>
    </w:p>
    <w:p w:rsidR="00562035" w:rsidRPr="00562035" w:rsidRDefault="00562035" w:rsidP="00562035"/>
    <w:p w:rsidR="00165359" w:rsidRDefault="00156162">
      <w:pPr>
        <w:pStyle w:val="2"/>
        <w:numPr>
          <w:ilvl w:val="1"/>
          <w:numId w:val="1"/>
        </w:numPr>
      </w:pPr>
      <w:bookmarkStart w:id="73" w:name="_Toc522175903"/>
      <w:r>
        <w:rPr>
          <w:rFonts w:hint="eastAsia"/>
        </w:rPr>
        <w:t>主商城</w:t>
      </w:r>
      <w:bookmarkEnd w:id="73"/>
    </w:p>
    <w:p w:rsidR="00165359" w:rsidRDefault="00D30D7C">
      <w:pPr>
        <w:pStyle w:val="3"/>
        <w:numPr>
          <w:ilvl w:val="2"/>
          <w:numId w:val="1"/>
        </w:numPr>
      </w:pPr>
      <w:bookmarkStart w:id="74" w:name="_Toc426032992"/>
      <w:bookmarkStart w:id="75" w:name="_Toc522175904"/>
      <w:r>
        <w:rPr>
          <w:rFonts w:hint="eastAsia"/>
        </w:rPr>
        <w:t>功能</w:t>
      </w:r>
      <w:r>
        <w:t>概述</w:t>
      </w:r>
      <w:bookmarkEnd w:id="74"/>
      <w:bookmarkEnd w:id="75"/>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D30D7C">
      <w:pPr>
        <w:pStyle w:val="3"/>
        <w:numPr>
          <w:ilvl w:val="2"/>
          <w:numId w:val="1"/>
        </w:numPr>
      </w:pPr>
      <w:bookmarkStart w:id="76" w:name="_Toc426032993"/>
      <w:bookmarkStart w:id="77" w:name="_Toc522175905"/>
      <w:r>
        <w:rPr>
          <w:rFonts w:hint="eastAsia"/>
        </w:rPr>
        <w:t>业务规则</w:t>
      </w:r>
      <w:bookmarkEnd w:id="76"/>
      <w:bookmarkEnd w:id="77"/>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D30D7C">
      <w:pPr>
        <w:pStyle w:val="3"/>
        <w:numPr>
          <w:ilvl w:val="2"/>
          <w:numId w:val="1"/>
        </w:numPr>
      </w:pPr>
      <w:bookmarkStart w:id="78" w:name="_Toc426032994"/>
      <w:bookmarkStart w:id="79" w:name="_Toc522175906"/>
      <w:r>
        <w:rPr>
          <w:rFonts w:hint="eastAsia"/>
        </w:rPr>
        <w:lastRenderedPageBreak/>
        <w:t>需求说明</w:t>
      </w:r>
      <w:bookmarkEnd w:id="78"/>
      <w:bookmarkEnd w:id="79"/>
    </w:p>
    <w:p w:rsidR="00165359" w:rsidRDefault="00D00C6C">
      <w:pPr>
        <w:pStyle w:val="4"/>
        <w:numPr>
          <w:ilvl w:val="3"/>
          <w:numId w:val="1"/>
        </w:numPr>
      </w:pPr>
      <w:r>
        <w:rPr>
          <w:rFonts w:hint="eastAsia"/>
        </w:rPr>
        <w:t>主商城界面</w:t>
      </w:r>
    </w:p>
    <w:p w:rsidR="001F7840" w:rsidRDefault="001F7840" w:rsidP="001F7840">
      <w:pPr>
        <w:pStyle w:val="5"/>
        <w:numPr>
          <w:ilvl w:val="4"/>
          <w:numId w:val="1"/>
        </w:numPr>
        <w:spacing w:beforeLines="50" w:before="156" w:beforeAutospacing="0" w:afterLines="50" w:after="156" w:afterAutospacing="0"/>
        <w:ind w:left="995" w:hangingChars="472" w:hanging="995"/>
      </w:pPr>
      <w:bookmarkStart w:id="80" w:name="_Toc249267348"/>
      <w:bookmarkStart w:id="81" w:name="_Toc249414527"/>
      <w:bookmarkStart w:id="82" w:name="_Toc249414639"/>
      <w:bookmarkStart w:id="83" w:name="_Toc249501941"/>
      <w:bookmarkStart w:id="84" w:name="_Toc249502105"/>
      <w:bookmarkStart w:id="85" w:name="_Toc250472028"/>
      <w:bookmarkStart w:id="86" w:name="_Toc250472157"/>
      <w:bookmarkStart w:id="87" w:name="_Toc253863814"/>
      <w:bookmarkStart w:id="88" w:name="_Toc426033032"/>
      <w:r>
        <w:rPr>
          <w:rFonts w:hint="eastAsia"/>
        </w:rPr>
        <w:t>功能描述</w:t>
      </w:r>
    </w:p>
    <w:p w:rsidR="001F7840" w:rsidRDefault="001F7840" w:rsidP="001F7840">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业务规则</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F7840" w:rsidTr="00BB39B7">
        <w:tc>
          <w:tcPr>
            <w:tcW w:w="1527"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备注</w:t>
            </w: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jc w:val="left"/>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bl>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输出说明</w:t>
      </w:r>
    </w:p>
    <w:p w:rsidR="00F43BD9" w:rsidRDefault="00F43BD9" w:rsidP="00F43BD9">
      <w:pPr>
        <w:pStyle w:val="4"/>
        <w:numPr>
          <w:ilvl w:val="3"/>
          <w:numId w:val="1"/>
        </w:numPr>
      </w:pPr>
      <w:r>
        <w:rPr>
          <w:rFonts w:hint="eastAsia"/>
        </w:rPr>
        <w:t>搜索框业务</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功能描述</w:t>
      </w:r>
    </w:p>
    <w:p w:rsidR="00F43BD9" w:rsidRDefault="00F43BD9" w:rsidP="00F43BD9">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业务规则</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43BD9" w:rsidTr="00C03300">
        <w:tc>
          <w:tcPr>
            <w:tcW w:w="1527"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C03300">
            <w:pPr>
              <w:adjustRightInd w:val="0"/>
              <w:snapToGrid w:val="0"/>
              <w:jc w:val="center"/>
              <w:rPr>
                <w:b/>
                <w:color w:val="000000"/>
                <w:szCs w:val="21"/>
              </w:rPr>
            </w:pPr>
            <w:r>
              <w:rPr>
                <w:rFonts w:hint="eastAsia"/>
                <w:b/>
                <w:color w:val="000000"/>
                <w:szCs w:val="21"/>
              </w:rPr>
              <w:t>备注</w:t>
            </w: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jc w:val="left"/>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r w:rsidR="00F43BD9" w:rsidTr="00C03300">
        <w:tc>
          <w:tcPr>
            <w:tcW w:w="1527" w:type="dxa"/>
            <w:vAlign w:val="center"/>
          </w:tcPr>
          <w:p w:rsidR="00F43BD9" w:rsidRDefault="00F43BD9" w:rsidP="00C03300">
            <w:pPr>
              <w:rPr>
                <w:rFonts w:ascii="Calibri" w:hAnsi="Calibri"/>
                <w:color w:val="000000"/>
                <w:szCs w:val="21"/>
              </w:rPr>
            </w:pPr>
          </w:p>
        </w:tc>
        <w:tc>
          <w:tcPr>
            <w:tcW w:w="1418" w:type="dxa"/>
            <w:vAlign w:val="center"/>
          </w:tcPr>
          <w:p w:rsidR="00F43BD9" w:rsidRDefault="00F43BD9" w:rsidP="00C03300">
            <w:pPr>
              <w:rPr>
                <w:rFonts w:ascii="Calibri" w:hAnsi="Calibri"/>
                <w:color w:val="000000"/>
                <w:szCs w:val="21"/>
              </w:rPr>
            </w:pPr>
          </w:p>
        </w:tc>
        <w:tc>
          <w:tcPr>
            <w:tcW w:w="4534" w:type="dxa"/>
            <w:vAlign w:val="center"/>
          </w:tcPr>
          <w:p w:rsidR="00F43BD9" w:rsidRPr="00855B47" w:rsidRDefault="00F43BD9" w:rsidP="00C03300">
            <w:pPr>
              <w:rPr>
                <w:rFonts w:ascii="Calibri" w:hAnsi="Calibri"/>
                <w:color w:val="000000"/>
                <w:szCs w:val="21"/>
              </w:rPr>
            </w:pPr>
          </w:p>
        </w:tc>
        <w:tc>
          <w:tcPr>
            <w:tcW w:w="1986" w:type="dxa"/>
            <w:vAlign w:val="center"/>
          </w:tcPr>
          <w:p w:rsidR="00F43BD9" w:rsidRDefault="00F43BD9" w:rsidP="00C03300">
            <w:pPr>
              <w:ind w:firstLine="525"/>
              <w:rPr>
                <w:rFonts w:ascii="Calibri" w:hAnsi="Calibri"/>
                <w:color w:val="000000"/>
                <w:szCs w:val="21"/>
              </w:rPr>
            </w:pPr>
          </w:p>
        </w:tc>
      </w:tr>
    </w:tbl>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输出说明</w:t>
      </w:r>
    </w:p>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Pr="00F0311B" w:rsidRDefault="00F0311B" w:rsidP="00F0311B"/>
    <w:p w:rsidR="00F43BD9" w:rsidRPr="001F7840" w:rsidRDefault="00F43BD9" w:rsidP="00F43BD9"/>
    <w:p w:rsidR="001F7840" w:rsidRPr="001F7840" w:rsidRDefault="001F7840" w:rsidP="001F7840"/>
    <w:p w:rsidR="00165359" w:rsidRDefault="00D30D7C">
      <w:pPr>
        <w:pStyle w:val="1"/>
        <w:numPr>
          <w:ilvl w:val="0"/>
          <w:numId w:val="1"/>
        </w:numPr>
      </w:pPr>
      <w:bookmarkStart w:id="89" w:name="_Toc522175907"/>
      <w:r>
        <w:t>其它</w:t>
      </w:r>
      <w:r>
        <w:rPr>
          <w:rFonts w:hint="eastAsia"/>
        </w:rPr>
        <w:t>系统</w:t>
      </w:r>
      <w:r>
        <w:t>需求</w:t>
      </w:r>
      <w:bookmarkEnd w:id="80"/>
      <w:bookmarkEnd w:id="81"/>
      <w:bookmarkEnd w:id="82"/>
      <w:bookmarkEnd w:id="83"/>
      <w:bookmarkEnd w:id="84"/>
      <w:bookmarkEnd w:id="85"/>
      <w:bookmarkEnd w:id="86"/>
      <w:bookmarkEnd w:id="87"/>
      <w:bookmarkEnd w:id="88"/>
      <w:bookmarkEnd w:id="89"/>
    </w:p>
    <w:p w:rsidR="00165359" w:rsidRDefault="00D30D7C">
      <w:pPr>
        <w:pStyle w:val="2"/>
        <w:numPr>
          <w:ilvl w:val="1"/>
          <w:numId w:val="1"/>
        </w:numPr>
      </w:pPr>
      <w:bookmarkStart w:id="90" w:name="_Toc249267349"/>
      <w:bookmarkStart w:id="91" w:name="_Toc249414528"/>
      <w:bookmarkStart w:id="92" w:name="_Toc249414640"/>
      <w:bookmarkStart w:id="93" w:name="_Toc249501942"/>
      <w:bookmarkStart w:id="94" w:name="_Toc249502106"/>
      <w:bookmarkStart w:id="95" w:name="_Toc250472029"/>
      <w:bookmarkStart w:id="96" w:name="_Toc250472158"/>
      <w:bookmarkStart w:id="97" w:name="_Toc253863815"/>
      <w:bookmarkStart w:id="98" w:name="_Toc426033033"/>
      <w:bookmarkStart w:id="99" w:name="_Toc522175908"/>
      <w:r>
        <w:t>性能需求</w:t>
      </w:r>
      <w:bookmarkEnd w:id="90"/>
      <w:bookmarkEnd w:id="91"/>
      <w:bookmarkEnd w:id="92"/>
      <w:bookmarkEnd w:id="93"/>
      <w:bookmarkEnd w:id="94"/>
      <w:bookmarkEnd w:id="95"/>
      <w:bookmarkEnd w:id="96"/>
      <w:bookmarkEnd w:id="97"/>
      <w:bookmarkEnd w:id="98"/>
      <w:bookmarkEnd w:id="99"/>
    </w:p>
    <w:p w:rsidR="00165359" w:rsidRDefault="00D30D7C" w:rsidP="00F87D5F">
      <w:pPr>
        <w:pStyle w:val="infoblue"/>
        <w:numPr>
          <w:ilvl w:val="0"/>
          <w:numId w:val="7"/>
        </w:numPr>
        <w:spacing w:before="0" w:beforeAutospacing="0" w:afterLines="50" w:after="156" w:afterAutospacing="0"/>
        <w:ind w:firstLineChars="0"/>
        <w:rPr>
          <w:rFonts w:ascii="Arial" w:hAnsi="Arial" w:cs="Arial"/>
          <w:i w:val="0"/>
          <w:color w:val="auto"/>
        </w:rPr>
      </w:pPr>
      <w:bookmarkStart w:id="100" w:name="_Toc249501946"/>
      <w:bookmarkStart w:id="101" w:name="_Toc249502110"/>
      <w:r>
        <w:rPr>
          <w:rFonts w:ascii="Arial" w:hAnsi="Arial" w:cs="Arial" w:hint="eastAsia"/>
          <w:i w:val="0"/>
          <w:color w:val="auto"/>
        </w:rPr>
        <w:t>最大并发数</w:t>
      </w:r>
      <w:r>
        <w:rPr>
          <w:rFonts w:ascii="Arial" w:hAnsi="Arial" w:cs="Arial" w:hint="eastAsia"/>
          <w:i w:val="0"/>
          <w:color w:val="auto"/>
        </w:rPr>
        <w:t>1000</w:t>
      </w:r>
      <w:r>
        <w:rPr>
          <w:rFonts w:ascii="Arial" w:hAnsi="Arial" w:cs="Arial" w:hint="eastAsia"/>
          <w:i w:val="0"/>
          <w:color w:val="auto"/>
        </w:rPr>
        <w:t>；</w:t>
      </w:r>
    </w:p>
    <w:p w:rsidR="00165359" w:rsidRDefault="00D30D7C" w:rsidP="00F87D5F">
      <w:pPr>
        <w:pStyle w:val="infoblue"/>
        <w:numPr>
          <w:ilvl w:val="0"/>
          <w:numId w:val="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响应时间</w:t>
      </w:r>
      <w:r>
        <w:rPr>
          <w:rFonts w:ascii="Arial" w:hAnsi="Arial" w:cs="Arial" w:hint="eastAsia"/>
          <w:i w:val="0"/>
          <w:color w:val="auto"/>
        </w:rPr>
        <w:t>&lt;3</w:t>
      </w:r>
      <w:r>
        <w:rPr>
          <w:rFonts w:ascii="Arial" w:hAnsi="Arial" w:cs="Arial" w:hint="eastAsia"/>
          <w:i w:val="0"/>
          <w:color w:val="auto"/>
        </w:rPr>
        <w:t>秒</w:t>
      </w:r>
    </w:p>
    <w:p w:rsidR="00165359" w:rsidRDefault="00D30D7C">
      <w:pPr>
        <w:pStyle w:val="2"/>
        <w:numPr>
          <w:ilvl w:val="1"/>
          <w:numId w:val="1"/>
        </w:numPr>
      </w:pPr>
      <w:bookmarkStart w:id="102" w:name="_Toc250472030"/>
      <w:bookmarkStart w:id="103" w:name="_Toc250472159"/>
      <w:bookmarkStart w:id="104" w:name="_Toc253863816"/>
      <w:bookmarkStart w:id="105" w:name="_Toc426033034"/>
      <w:bookmarkStart w:id="106" w:name="_Toc522175909"/>
      <w:r>
        <w:lastRenderedPageBreak/>
        <w:t>监控需求</w:t>
      </w:r>
      <w:bookmarkEnd w:id="100"/>
      <w:bookmarkEnd w:id="101"/>
      <w:bookmarkEnd w:id="102"/>
      <w:bookmarkEnd w:id="103"/>
      <w:bookmarkEnd w:id="104"/>
      <w:bookmarkEnd w:id="105"/>
      <w:bookmarkEnd w:id="106"/>
    </w:p>
    <w:p w:rsidR="00165359" w:rsidRDefault="00DE713C"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无</w:t>
      </w:r>
    </w:p>
    <w:p w:rsidR="00165359" w:rsidRDefault="00D30D7C">
      <w:pPr>
        <w:pStyle w:val="2"/>
        <w:numPr>
          <w:ilvl w:val="1"/>
          <w:numId w:val="1"/>
        </w:numPr>
      </w:pPr>
      <w:bookmarkStart w:id="107" w:name="_Toc426033035"/>
      <w:bookmarkStart w:id="108" w:name="_Toc522175910"/>
      <w:r>
        <w:t>兼容性需求</w:t>
      </w:r>
      <w:bookmarkEnd w:id="107"/>
      <w:bookmarkEnd w:id="108"/>
    </w:p>
    <w:p w:rsidR="00165359" w:rsidRDefault="00FA12CE"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IE</w:t>
      </w:r>
      <w:r>
        <w:rPr>
          <w:rFonts w:ascii="Arial" w:hAnsi="Arial" w:cs="Arial"/>
          <w:i w:val="0"/>
          <w:color w:val="auto"/>
        </w:rPr>
        <w:t xml:space="preserve">  google</w:t>
      </w:r>
      <w:r>
        <w:rPr>
          <w:rFonts w:ascii="Arial" w:hAnsi="Arial" w:cs="Arial" w:hint="eastAsia"/>
          <w:i w:val="0"/>
          <w:color w:val="auto"/>
        </w:rPr>
        <w:t>浏览器兼容</w:t>
      </w:r>
    </w:p>
    <w:p w:rsidR="00165359" w:rsidRDefault="00D30D7C">
      <w:pPr>
        <w:pStyle w:val="2"/>
        <w:numPr>
          <w:ilvl w:val="1"/>
          <w:numId w:val="1"/>
        </w:numPr>
      </w:pPr>
      <w:bookmarkStart w:id="109" w:name="_Toc426033036"/>
      <w:bookmarkStart w:id="110" w:name="_Toc522175911"/>
      <w:r>
        <w:rPr>
          <w:rFonts w:hint="eastAsia"/>
        </w:rPr>
        <w:t>易用</w:t>
      </w:r>
      <w:r>
        <w:t>性需求</w:t>
      </w:r>
      <w:bookmarkEnd w:id="109"/>
      <w:bookmarkEnd w:id="110"/>
    </w:p>
    <w:p w:rsidR="00165359" w:rsidRDefault="00D30D7C" w:rsidP="00862066">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界面简洁，一目了然；</w:t>
      </w:r>
    </w:p>
    <w:p w:rsidR="00165359" w:rsidRDefault="00D30D7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交互友好；</w:t>
      </w:r>
    </w:p>
    <w:p w:rsidR="00165359" w:rsidRDefault="00D30D7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多采用选择框；</w:t>
      </w:r>
    </w:p>
    <w:sectPr w:rsidR="00165359" w:rsidSect="00F24AF7">
      <w:headerReference w:type="default" r:id="rId83"/>
      <w:footerReference w:type="default" r:id="rId84"/>
      <w:pgSz w:w="11906" w:h="16838"/>
      <w:pgMar w:top="1440" w:right="1286" w:bottom="1246" w:left="1260" w:header="851" w:footer="851"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5B2" w:rsidRDefault="001E35B2">
      <w:r>
        <w:separator/>
      </w:r>
    </w:p>
  </w:endnote>
  <w:endnote w:type="continuationSeparator" w:id="0">
    <w:p w:rsidR="001E35B2" w:rsidRDefault="001E3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黑体">
    <w:altName w:val="Microsoft YaHei UI"/>
    <w:panose1 w:val="02010600030101010101"/>
    <w:charset w:val="86"/>
    <w:family w:val="modern"/>
    <w:pitch w:val="fixed"/>
    <w:sig w:usb0="00000000" w:usb1="38CF7CFA" w:usb2="00000016" w:usb3="00000000" w:csb0="00040001" w:csb1="00000000"/>
  </w:font>
  <w:font w:name="Calibri">
    <w:altName w:val="Segoe UI"/>
    <w:charset w:val="00"/>
    <w:family w:val="swiss"/>
    <w:pitch w:val="variable"/>
    <w:sig w:usb0="00000001"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微软雅黑 Light">
    <w:altName w:val="微软雅黑"/>
    <w:charset w:val="86"/>
    <w:family w:val="auto"/>
    <w:pitch w:val="default"/>
    <w:sig w:usb0="00000000" w:usb1="28CF0010" w:usb2="00000016" w:usb3="00000000" w:csb0="0004000F" w:csb1="00000000"/>
  </w:font>
  <w:font w:name="LucidaGrande">
    <w:altName w:val="Times New Roman"/>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隶书">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CF8" w:rsidRDefault="00075CF8">
    <w:pPr>
      <w:pStyle w:val="a9"/>
      <w:tabs>
        <w:tab w:val="clear" w:pos="8306"/>
        <w:tab w:val="right" w:pos="9360"/>
      </w:tabs>
      <w:rPr>
        <w:rFonts w:ascii="Arial" w:hAnsi="Arial" w:cs="Arial"/>
      </w:rPr>
    </w:pPr>
    <w:r>
      <w:rPr>
        <w:rFonts w:ascii="黑体" w:eastAsia="黑体" w:hAnsi="黑体" w:cs="Arial" w:hint="eastAsia"/>
        <w:b/>
      </w:rPr>
      <w:t>公司机密</w:t>
    </w:r>
    <w:r>
      <w:rPr>
        <w:rFonts w:ascii="Arial" w:hAnsi="Arial" w:cs="Arial"/>
      </w:rPr>
      <w:tab/>
    </w:r>
    <w:r>
      <w:rPr>
        <w:rFonts w:ascii="Arial" w:hAnsi="Arial" w:cs="Arial"/>
      </w:rPr>
      <w:t>第</w:t>
    </w:r>
    <w:r>
      <w:rPr>
        <w:rFonts w:ascii="Arial" w:hAnsi="Arial" w:cs="Arial"/>
      </w:rPr>
      <w:t xml:space="preserve"> </w:t>
    </w:r>
    <w:r>
      <w:rPr>
        <w:rStyle w:val="ab"/>
        <w:rFonts w:ascii="Arial" w:hAnsi="Arial" w:cs="Arial"/>
      </w:rPr>
      <w:fldChar w:fldCharType="begin"/>
    </w:r>
    <w:r>
      <w:rPr>
        <w:rStyle w:val="ab"/>
        <w:rFonts w:ascii="Arial" w:hAnsi="Arial" w:cs="Arial"/>
      </w:rPr>
      <w:instrText xml:space="preserve"> PAGE </w:instrText>
    </w:r>
    <w:r>
      <w:rPr>
        <w:rStyle w:val="ab"/>
        <w:rFonts w:ascii="Arial" w:hAnsi="Arial" w:cs="Arial"/>
      </w:rPr>
      <w:fldChar w:fldCharType="separate"/>
    </w:r>
    <w:r w:rsidR="00712C53">
      <w:rPr>
        <w:rStyle w:val="ab"/>
        <w:rFonts w:ascii="Arial" w:hAnsi="Arial" w:cs="Arial"/>
        <w:noProof/>
      </w:rPr>
      <w:t>67</w:t>
    </w:r>
    <w:r>
      <w:rPr>
        <w:rStyle w:val="ab"/>
        <w:rFonts w:ascii="Arial" w:hAnsi="Arial" w:cs="Arial"/>
      </w:rPr>
      <w:fldChar w:fldCharType="end"/>
    </w:r>
    <w:r>
      <w:rPr>
        <w:rStyle w:val="ab"/>
        <w:rFonts w:ascii="Arial" w:hAnsi="Arial" w:cs="Arial"/>
      </w:rPr>
      <w:t xml:space="preserve"> </w:t>
    </w:r>
    <w:r>
      <w:rPr>
        <w:rFonts w:ascii="Arial" w:hAnsi="Arial" w:cs="Arial"/>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5B2" w:rsidRDefault="001E35B2">
      <w:r>
        <w:separator/>
      </w:r>
    </w:p>
  </w:footnote>
  <w:footnote w:type="continuationSeparator" w:id="0">
    <w:p w:rsidR="001E35B2" w:rsidRDefault="001E3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CF8" w:rsidRDefault="00075CF8">
    <w:pPr>
      <w:pStyle w:val="aa"/>
      <w:tabs>
        <w:tab w:val="clear" w:pos="8306"/>
        <w:tab w:val="right" w:pos="9360"/>
      </w:tabs>
      <w:jc w:val="both"/>
    </w:pPr>
    <w:r>
      <w:rPr>
        <w:rFonts w:hint="eastAsia"/>
      </w:rPr>
      <w:t>创展世贸信息研发中心</w:t>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D30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15:restartNumberingAfterBreak="0">
    <w:nsid w:val="20D6603F"/>
    <w:multiLevelType w:val="multilevel"/>
    <w:tmpl w:val="20D6603F"/>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 w15:restartNumberingAfterBreak="0">
    <w:nsid w:val="381369D7"/>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15:restartNumberingAfterBreak="0">
    <w:nsid w:val="3BBB3514"/>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 w15:restartNumberingAfterBreak="0">
    <w:nsid w:val="484E29D0"/>
    <w:multiLevelType w:val="hybridMultilevel"/>
    <w:tmpl w:val="349EF6F8"/>
    <w:lvl w:ilvl="0" w:tplc="67E06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EA24D3"/>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104C03"/>
    <w:multiLevelType w:val="multilevel"/>
    <w:tmpl w:val="4F104C0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15:restartNumberingAfterBreak="0">
    <w:nsid w:val="55E327A9"/>
    <w:multiLevelType w:val="multilevel"/>
    <w:tmpl w:val="55E327A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15:restartNumberingAfterBreak="0">
    <w:nsid w:val="5730102B"/>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11206C"/>
    <w:multiLevelType w:val="hybridMultilevel"/>
    <w:tmpl w:val="2A149E0E"/>
    <w:lvl w:ilvl="0" w:tplc="2648E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11D5B06"/>
    <w:multiLevelType w:val="multilevel"/>
    <w:tmpl w:val="611D5B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ascii="Times New Roman" w:hAnsi="Times New Roman" w:cs="Times New Roman" w:hint="eastAsia"/>
        <w:b w:val="0"/>
        <w:bCs w:val="0"/>
        <w:i w:val="0"/>
        <w:iCs w:val="0"/>
        <w:caps w:val="0"/>
        <w:smallCaps w:val="0"/>
        <w:strike w:val="0"/>
        <w:dstrike w:val="0"/>
        <w:color w:val="000000"/>
        <w:spacing w:val="0"/>
        <w:position w:val="0"/>
        <w:u w:val="none"/>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11" w15:restartNumberingAfterBreak="0">
    <w:nsid w:val="6137409D"/>
    <w:multiLevelType w:val="hybridMultilevel"/>
    <w:tmpl w:val="B2E23958"/>
    <w:lvl w:ilvl="0" w:tplc="6E7CE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497FE1"/>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64902ABF"/>
    <w:multiLevelType w:val="hybridMultilevel"/>
    <w:tmpl w:val="2D8E14A2"/>
    <w:lvl w:ilvl="0" w:tplc="F048B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3139BF"/>
    <w:multiLevelType w:val="multilevel"/>
    <w:tmpl w:val="693139BF"/>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5" w15:restartNumberingAfterBreak="0">
    <w:nsid w:val="6F3466B8"/>
    <w:multiLevelType w:val="hybridMultilevel"/>
    <w:tmpl w:val="773EFD30"/>
    <w:lvl w:ilvl="0" w:tplc="8560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7C6D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15:restartNumberingAfterBreak="0">
    <w:nsid w:val="761B43DB"/>
    <w:multiLevelType w:val="multilevel"/>
    <w:tmpl w:val="D972837E"/>
    <w:lvl w:ilvl="0">
      <w:start w:val="1"/>
      <w:numFmt w:val="bullet"/>
      <w:lvlText w:val=""/>
      <w:lvlJc w:val="left"/>
      <w:pPr>
        <w:ind w:left="840" w:hanging="420"/>
      </w:pPr>
      <w:rPr>
        <w:rFonts w:ascii="Wingdings" w:hAnsi="Wingdings" w:hint="default"/>
      </w:rPr>
    </w:lvl>
    <w:lvl w:ilvl="1">
      <w:start w:val="1"/>
      <w:numFmt w:val="decimal"/>
      <w:lvlText w:val="%2、"/>
      <w:lvlJc w:val="left"/>
      <w:pPr>
        <w:ind w:left="1200" w:hanging="360"/>
      </w:pPr>
      <w:rPr>
        <w:rFont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15:restartNumberingAfterBreak="0">
    <w:nsid w:val="793419B3"/>
    <w:multiLevelType w:val="multilevel"/>
    <w:tmpl w:val="793419B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9" w15:restartNumberingAfterBreak="0">
    <w:nsid w:val="7C743EDE"/>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0"/>
  </w:num>
  <w:num w:numId="2">
    <w:abstractNumId w:val="17"/>
  </w:num>
  <w:num w:numId="3">
    <w:abstractNumId w:val="12"/>
  </w:num>
  <w:num w:numId="4">
    <w:abstractNumId w:val="1"/>
  </w:num>
  <w:num w:numId="5">
    <w:abstractNumId w:val="18"/>
  </w:num>
  <w:num w:numId="6">
    <w:abstractNumId w:val="14"/>
  </w:num>
  <w:num w:numId="7">
    <w:abstractNumId w:val="6"/>
  </w:num>
  <w:num w:numId="8">
    <w:abstractNumId w:val="7"/>
  </w:num>
  <w:num w:numId="9">
    <w:abstractNumId w:val="11"/>
  </w:num>
  <w:num w:numId="10">
    <w:abstractNumId w:val="13"/>
  </w:num>
  <w:num w:numId="11">
    <w:abstractNumId w:val="15"/>
  </w:num>
  <w:num w:numId="12">
    <w:abstractNumId w:val="9"/>
  </w:num>
  <w:num w:numId="13">
    <w:abstractNumId w:val="4"/>
  </w:num>
  <w:num w:numId="14">
    <w:abstractNumId w:val="5"/>
  </w:num>
  <w:num w:numId="15">
    <w:abstractNumId w:val="8"/>
  </w:num>
  <w:num w:numId="16">
    <w:abstractNumId w:val="19"/>
  </w:num>
  <w:num w:numId="17">
    <w:abstractNumId w:val="2"/>
  </w:num>
  <w:num w:numId="18">
    <w:abstractNumId w:val="16"/>
  </w:num>
  <w:num w:numId="19">
    <w:abstractNumId w:val="0"/>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A61"/>
    <w:rsid w:val="00000425"/>
    <w:rsid w:val="00001A69"/>
    <w:rsid w:val="00001BDD"/>
    <w:rsid w:val="000076B7"/>
    <w:rsid w:val="00013218"/>
    <w:rsid w:val="0001428F"/>
    <w:rsid w:val="00014F66"/>
    <w:rsid w:val="00016B20"/>
    <w:rsid w:val="0001709F"/>
    <w:rsid w:val="00020755"/>
    <w:rsid w:val="00020B3D"/>
    <w:rsid w:val="000222B3"/>
    <w:rsid w:val="00023280"/>
    <w:rsid w:val="0002396A"/>
    <w:rsid w:val="00025A6C"/>
    <w:rsid w:val="00025BF5"/>
    <w:rsid w:val="0002706D"/>
    <w:rsid w:val="0003050A"/>
    <w:rsid w:val="000308FB"/>
    <w:rsid w:val="00037464"/>
    <w:rsid w:val="00037906"/>
    <w:rsid w:val="00037F03"/>
    <w:rsid w:val="000403F5"/>
    <w:rsid w:val="00041216"/>
    <w:rsid w:val="00043054"/>
    <w:rsid w:val="00044F59"/>
    <w:rsid w:val="000458BA"/>
    <w:rsid w:val="00045C5A"/>
    <w:rsid w:val="00047143"/>
    <w:rsid w:val="000476AA"/>
    <w:rsid w:val="000500E9"/>
    <w:rsid w:val="000502BE"/>
    <w:rsid w:val="00050CE6"/>
    <w:rsid w:val="00052A8E"/>
    <w:rsid w:val="00056675"/>
    <w:rsid w:val="0006225A"/>
    <w:rsid w:val="00062F30"/>
    <w:rsid w:val="0006375D"/>
    <w:rsid w:val="00063E85"/>
    <w:rsid w:val="000649B4"/>
    <w:rsid w:val="00064B2B"/>
    <w:rsid w:val="00065A21"/>
    <w:rsid w:val="00066A40"/>
    <w:rsid w:val="000702AF"/>
    <w:rsid w:val="00071049"/>
    <w:rsid w:val="00072362"/>
    <w:rsid w:val="0007367F"/>
    <w:rsid w:val="000744BB"/>
    <w:rsid w:val="00075CF8"/>
    <w:rsid w:val="00076313"/>
    <w:rsid w:val="00077B33"/>
    <w:rsid w:val="000815E3"/>
    <w:rsid w:val="00081C3B"/>
    <w:rsid w:val="00083276"/>
    <w:rsid w:val="000851A3"/>
    <w:rsid w:val="000856F5"/>
    <w:rsid w:val="00086723"/>
    <w:rsid w:val="00095173"/>
    <w:rsid w:val="0009623A"/>
    <w:rsid w:val="000962A6"/>
    <w:rsid w:val="000A2CDA"/>
    <w:rsid w:val="000A575F"/>
    <w:rsid w:val="000A5A94"/>
    <w:rsid w:val="000A632A"/>
    <w:rsid w:val="000A7062"/>
    <w:rsid w:val="000B210E"/>
    <w:rsid w:val="000B42E4"/>
    <w:rsid w:val="000B4B2A"/>
    <w:rsid w:val="000B6098"/>
    <w:rsid w:val="000B7608"/>
    <w:rsid w:val="000C3360"/>
    <w:rsid w:val="000C72C2"/>
    <w:rsid w:val="000C7750"/>
    <w:rsid w:val="000D140C"/>
    <w:rsid w:val="000D332A"/>
    <w:rsid w:val="000D3B6F"/>
    <w:rsid w:val="000D6D71"/>
    <w:rsid w:val="000D73B5"/>
    <w:rsid w:val="000E0100"/>
    <w:rsid w:val="000E2F9F"/>
    <w:rsid w:val="000E348B"/>
    <w:rsid w:val="000E68CF"/>
    <w:rsid w:val="000F140C"/>
    <w:rsid w:val="000F2455"/>
    <w:rsid w:val="000F3194"/>
    <w:rsid w:val="000F3C78"/>
    <w:rsid w:val="000F6FD6"/>
    <w:rsid w:val="0010177C"/>
    <w:rsid w:val="0010192F"/>
    <w:rsid w:val="00101A17"/>
    <w:rsid w:val="00103764"/>
    <w:rsid w:val="001038AA"/>
    <w:rsid w:val="00106928"/>
    <w:rsid w:val="0011058E"/>
    <w:rsid w:val="001220CB"/>
    <w:rsid w:val="0012268F"/>
    <w:rsid w:val="00124324"/>
    <w:rsid w:val="00124AC4"/>
    <w:rsid w:val="00125E19"/>
    <w:rsid w:val="00126A4A"/>
    <w:rsid w:val="00130A97"/>
    <w:rsid w:val="001331C2"/>
    <w:rsid w:val="0013343E"/>
    <w:rsid w:val="00136B72"/>
    <w:rsid w:val="001374A1"/>
    <w:rsid w:val="00137981"/>
    <w:rsid w:val="00137A52"/>
    <w:rsid w:val="00137EAB"/>
    <w:rsid w:val="00142400"/>
    <w:rsid w:val="00143598"/>
    <w:rsid w:val="00143D75"/>
    <w:rsid w:val="00143E07"/>
    <w:rsid w:val="001508EE"/>
    <w:rsid w:val="00150E4D"/>
    <w:rsid w:val="001524D2"/>
    <w:rsid w:val="0015424D"/>
    <w:rsid w:val="0015446A"/>
    <w:rsid w:val="00155857"/>
    <w:rsid w:val="00155BC9"/>
    <w:rsid w:val="00155DA2"/>
    <w:rsid w:val="00156162"/>
    <w:rsid w:val="00157F1F"/>
    <w:rsid w:val="001644F0"/>
    <w:rsid w:val="00165359"/>
    <w:rsid w:val="001657CC"/>
    <w:rsid w:val="00167822"/>
    <w:rsid w:val="0017799E"/>
    <w:rsid w:val="00177CBC"/>
    <w:rsid w:val="00180536"/>
    <w:rsid w:val="00180F96"/>
    <w:rsid w:val="0018135A"/>
    <w:rsid w:val="00184BDC"/>
    <w:rsid w:val="00186E55"/>
    <w:rsid w:val="001871F9"/>
    <w:rsid w:val="001914B0"/>
    <w:rsid w:val="00191CD5"/>
    <w:rsid w:val="0019236E"/>
    <w:rsid w:val="00195FF3"/>
    <w:rsid w:val="0019615F"/>
    <w:rsid w:val="00196D88"/>
    <w:rsid w:val="001A0126"/>
    <w:rsid w:val="001A1BE4"/>
    <w:rsid w:val="001A2F4C"/>
    <w:rsid w:val="001A5808"/>
    <w:rsid w:val="001A5D37"/>
    <w:rsid w:val="001A68AA"/>
    <w:rsid w:val="001A6E9A"/>
    <w:rsid w:val="001A7ACA"/>
    <w:rsid w:val="001B354A"/>
    <w:rsid w:val="001B6B05"/>
    <w:rsid w:val="001B6BC8"/>
    <w:rsid w:val="001C1303"/>
    <w:rsid w:val="001C340E"/>
    <w:rsid w:val="001C5892"/>
    <w:rsid w:val="001C7EAF"/>
    <w:rsid w:val="001D0465"/>
    <w:rsid w:val="001D2599"/>
    <w:rsid w:val="001D3129"/>
    <w:rsid w:val="001D3A29"/>
    <w:rsid w:val="001D44ED"/>
    <w:rsid w:val="001D469C"/>
    <w:rsid w:val="001D59E3"/>
    <w:rsid w:val="001D5EF6"/>
    <w:rsid w:val="001D6EE9"/>
    <w:rsid w:val="001D7552"/>
    <w:rsid w:val="001E2476"/>
    <w:rsid w:val="001E35B2"/>
    <w:rsid w:val="001E4CF1"/>
    <w:rsid w:val="001F0B93"/>
    <w:rsid w:val="001F0FBA"/>
    <w:rsid w:val="001F1AA2"/>
    <w:rsid w:val="001F39CD"/>
    <w:rsid w:val="001F682D"/>
    <w:rsid w:val="001F7613"/>
    <w:rsid w:val="001F779C"/>
    <w:rsid w:val="001F7840"/>
    <w:rsid w:val="002000D8"/>
    <w:rsid w:val="0020039C"/>
    <w:rsid w:val="002015D9"/>
    <w:rsid w:val="00204923"/>
    <w:rsid w:val="0020536E"/>
    <w:rsid w:val="00207FEA"/>
    <w:rsid w:val="00213C79"/>
    <w:rsid w:val="002168C1"/>
    <w:rsid w:val="00216C1B"/>
    <w:rsid w:val="00221D65"/>
    <w:rsid w:val="002225C7"/>
    <w:rsid w:val="00222DBD"/>
    <w:rsid w:val="00222EDC"/>
    <w:rsid w:val="00225240"/>
    <w:rsid w:val="00225A32"/>
    <w:rsid w:val="00225EB6"/>
    <w:rsid w:val="00230B48"/>
    <w:rsid w:val="0023124C"/>
    <w:rsid w:val="002325EC"/>
    <w:rsid w:val="00234A67"/>
    <w:rsid w:val="00234C17"/>
    <w:rsid w:val="0023592C"/>
    <w:rsid w:val="002362FD"/>
    <w:rsid w:val="0023770B"/>
    <w:rsid w:val="00241180"/>
    <w:rsid w:val="0024404F"/>
    <w:rsid w:val="00244FC2"/>
    <w:rsid w:val="00246C0E"/>
    <w:rsid w:val="00247CF8"/>
    <w:rsid w:val="00251B30"/>
    <w:rsid w:val="00251C79"/>
    <w:rsid w:val="002541E1"/>
    <w:rsid w:val="00257E12"/>
    <w:rsid w:val="00260A4F"/>
    <w:rsid w:val="002618DA"/>
    <w:rsid w:val="00263B1A"/>
    <w:rsid w:val="00263D71"/>
    <w:rsid w:val="0026550E"/>
    <w:rsid w:val="00265FB6"/>
    <w:rsid w:val="00266DC6"/>
    <w:rsid w:val="0027146F"/>
    <w:rsid w:val="0027366F"/>
    <w:rsid w:val="00274681"/>
    <w:rsid w:val="00274DE7"/>
    <w:rsid w:val="00276303"/>
    <w:rsid w:val="002821F8"/>
    <w:rsid w:val="00283ED5"/>
    <w:rsid w:val="00287B89"/>
    <w:rsid w:val="002911C6"/>
    <w:rsid w:val="00291302"/>
    <w:rsid w:val="002914D5"/>
    <w:rsid w:val="002A0201"/>
    <w:rsid w:val="002A47E9"/>
    <w:rsid w:val="002A6B60"/>
    <w:rsid w:val="002B06E1"/>
    <w:rsid w:val="002B0EE9"/>
    <w:rsid w:val="002B327C"/>
    <w:rsid w:val="002B4B12"/>
    <w:rsid w:val="002B4E1A"/>
    <w:rsid w:val="002B5B48"/>
    <w:rsid w:val="002B748F"/>
    <w:rsid w:val="002B7526"/>
    <w:rsid w:val="002C30B5"/>
    <w:rsid w:val="002C3187"/>
    <w:rsid w:val="002C41D5"/>
    <w:rsid w:val="002C54B7"/>
    <w:rsid w:val="002C6C2E"/>
    <w:rsid w:val="002D02A4"/>
    <w:rsid w:val="002D0BF0"/>
    <w:rsid w:val="002D0F81"/>
    <w:rsid w:val="002D30D0"/>
    <w:rsid w:val="002D6DDD"/>
    <w:rsid w:val="002D73AA"/>
    <w:rsid w:val="002E01AA"/>
    <w:rsid w:val="002E291E"/>
    <w:rsid w:val="002E37C4"/>
    <w:rsid w:val="002E419F"/>
    <w:rsid w:val="002E71B1"/>
    <w:rsid w:val="002E7540"/>
    <w:rsid w:val="002F354C"/>
    <w:rsid w:val="002F3732"/>
    <w:rsid w:val="002F4063"/>
    <w:rsid w:val="002F67BE"/>
    <w:rsid w:val="00300A88"/>
    <w:rsid w:val="00300D61"/>
    <w:rsid w:val="003021CF"/>
    <w:rsid w:val="0030676B"/>
    <w:rsid w:val="00307117"/>
    <w:rsid w:val="00312BEC"/>
    <w:rsid w:val="003205E0"/>
    <w:rsid w:val="003216AB"/>
    <w:rsid w:val="00322788"/>
    <w:rsid w:val="003247F2"/>
    <w:rsid w:val="00324FAC"/>
    <w:rsid w:val="00326A9F"/>
    <w:rsid w:val="00333C34"/>
    <w:rsid w:val="00335D4B"/>
    <w:rsid w:val="0034079A"/>
    <w:rsid w:val="00344864"/>
    <w:rsid w:val="003466D8"/>
    <w:rsid w:val="003467ED"/>
    <w:rsid w:val="00351677"/>
    <w:rsid w:val="00351D0F"/>
    <w:rsid w:val="00355D10"/>
    <w:rsid w:val="00360DAE"/>
    <w:rsid w:val="003624F4"/>
    <w:rsid w:val="00367502"/>
    <w:rsid w:val="00370C9A"/>
    <w:rsid w:val="0037380C"/>
    <w:rsid w:val="00374799"/>
    <w:rsid w:val="00374D8F"/>
    <w:rsid w:val="00377799"/>
    <w:rsid w:val="003835AD"/>
    <w:rsid w:val="00385F2B"/>
    <w:rsid w:val="00387600"/>
    <w:rsid w:val="0039053C"/>
    <w:rsid w:val="00392D61"/>
    <w:rsid w:val="00393942"/>
    <w:rsid w:val="00394E3A"/>
    <w:rsid w:val="00395BB0"/>
    <w:rsid w:val="00395E5B"/>
    <w:rsid w:val="00396007"/>
    <w:rsid w:val="003A1D86"/>
    <w:rsid w:val="003A3787"/>
    <w:rsid w:val="003A5002"/>
    <w:rsid w:val="003A7F4F"/>
    <w:rsid w:val="003B045F"/>
    <w:rsid w:val="003B202E"/>
    <w:rsid w:val="003B253B"/>
    <w:rsid w:val="003B54DB"/>
    <w:rsid w:val="003C3678"/>
    <w:rsid w:val="003C4742"/>
    <w:rsid w:val="003C6937"/>
    <w:rsid w:val="003D27C1"/>
    <w:rsid w:val="003D2B7F"/>
    <w:rsid w:val="003D3275"/>
    <w:rsid w:val="003D3536"/>
    <w:rsid w:val="003D3551"/>
    <w:rsid w:val="003D6036"/>
    <w:rsid w:val="003E198F"/>
    <w:rsid w:val="003E296A"/>
    <w:rsid w:val="003E2D6F"/>
    <w:rsid w:val="003E4BCA"/>
    <w:rsid w:val="003E4CF6"/>
    <w:rsid w:val="003E56F9"/>
    <w:rsid w:val="003E5B65"/>
    <w:rsid w:val="003E7020"/>
    <w:rsid w:val="003F1074"/>
    <w:rsid w:val="003F2CE5"/>
    <w:rsid w:val="003F3EE6"/>
    <w:rsid w:val="003F45BC"/>
    <w:rsid w:val="003F684E"/>
    <w:rsid w:val="004013BC"/>
    <w:rsid w:val="00401B1C"/>
    <w:rsid w:val="00402475"/>
    <w:rsid w:val="0040401B"/>
    <w:rsid w:val="0040505E"/>
    <w:rsid w:val="0040605A"/>
    <w:rsid w:val="00407D23"/>
    <w:rsid w:val="00410A38"/>
    <w:rsid w:val="00411C13"/>
    <w:rsid w:val="00412017"/>
    <w:rsid w:val="004126DD"/>
    <w:rsid w:val="004154B5"/>
    <w:rsid w:val="00417CD2"/>
    <w:rsid w:val="00422906"/>
    <w:rsid w:val="00423E8C"/>
    <w:rsid w:val="004272BE"/>
    <w:rsid w:val="004314B6"/>
    <w:rsid w:val="004328AF"/>
    <w:rsid w:val="004368E0"/>
    <w:rsid w:val="00436A62"/>
    <w:rsid w:val="00443463"/>
    <w:rsid w:val="0044356D"/>
    <w:rsid w:val="00445023"/>
    <w:rsid w:val="004451A2"/>
    <w:rsid w:val="004452EB"/>
    <w:rsid w:val="004516D9"/>
    <w:rsid w:val="00453419"/>
    <w:rsid w:val="004540FE"/>
    <w:rsid w:val="00455F13"/>
    <w:rsid w:val="00456F19"/>
    <w:rsid w:val="00457C21"/>
    <w:rsid w:val="00460311"/>
    <w:rsid w:val="00460D6E"/>
    <w:rsid w:val="004616A3"/>
    <w:rsid w:val="00461B50"/>
    <w:rsid w:val="0046443B"/>
    <w:rsid w:val="00464C78"/>
    <w:rsid w:val="004656DD"/>
    <w:rsid w:val="00466F93"/>
    <w:rsid w:val="00471CBD"/>
    <w:rsid w:val="00473459"/>
    <w:rsid w:val="00473B98"/>
    <w:rsid w:val="00473F8E"/>
    <w:rsid w:val="004745D6"/>
    <w:rsid w:val="004762B2"/>
    <w:rsid w:val="00481EF8"/>
    <w:rsid w:val="00482CDE"/>
    <w:rsid w:val="00487993"/>
    <w:rsid w:val="00493365"/>
    <w:rsid w:val="00493B28"/>
    <w:rsid w:val="0049540A"/>
    <w:rsid w:val="004A0830"/>
    <w:rsid w:val="004A1F8D"/>
    <w:rsid w:val="004A3320"/>
    <w:rsid w:val="004A5BFC"/>
    <w:rsid w:val="004A71A6"/>
    <w:rsid w:val="004B0876"/>
    <w:rsid w:val="004B0B35"/>
    <w:rsid w:val="004B0F8F"/>
    <w:rsid w:val="004B14C5"/>
    <w:rsid w:val="004B2802"/>
    <w:rsid w:val="004B2C53"/>
    <w:rsid w:val="004B2DD4"/>
    <w:rsid w:val="004B2E15"/>
    <w:rsid w:val="004B4DD6"/>
    <w:rsid w:val="004B6D91"/>
    <w:rsid w:val="004B75A3"/>
    <w:rsid w:val="004B7C2F"/>
    <w:rsid w:val="004C0DEB"/>
    <w:rsid w:val="004C40BB"/>
    <w:rsid w:val="004C50C4"/>
    <w:rsid w:val="004D2AEB"/>
    <w:rsid w:val="004D69A8"/>
    <w:rsid w:val="004D73DA"/>
    <w:rsid w:val="004E0BC2"/>
    <w:rsid w:val="004E2D68"/>
    <w:rsid w:val="004F29AB"/>
    <w:rsid w:val="004F4C91"/>
    <w:rsid w:val="004F5B6F"/>
    <w:rsid w:val="004F61ED"/>
    <w:rsid w:val="004F702C"/>
    <w:rsid w:val="00500068"/>
    <w:rsid w:val="00500D97"/>
    <w:rsid w:val="005012D4"/>
    <w:rsid w:val="00502C9B"/>
    <w:rsid w:val="0050327D"/>
    <w:rsid w:val="005033C4"/>
    <w:rsid w:val="00504EBF"/>
    <w:rsid w:val="00505827"/>
    <w:rsid w:val="005065CA"/>
    <w:rsid w:val="00506B43"/>
    <w:rsid w:val="005072C1"/>
    <w:rsid w:val="005102ED"/>
    <w:rsid w:val="00510F73"/>
    <w:rsid w:val="00511E48"/>
    <w:rsid w:val="005123C9"/>
    <w:rsid w:val="0051469E"/>
    <w:rsid w:val="00514809"/>
    <w:rsid w:val="005216F3"/>
    <w:rsid w:val="0052295F"/>
    <w:rsid w:val="0053191A"/>
    <w:rsid w:val="00533BDE"/>
    <w:rsid w:val="0053496E"/>
    <w:rsid w:val="0053608D"/>
    <w:rsid w:val="0053620C"/>
    <w:rsid w:val="005372AA"/>
    <w:rsid w:val="005441EB"/>
    <w:rsid w:val="00544FA7"/>
    <w:rsid w:val="005451BC"/>
    <w:rsid w:val="00562035"/>
    <w:rsid w:val="00562BFD"/>
    <w:rsid w:val="00563FB9"/>
    <w:rsid w:val="00564719"/>
    <w:rsid w:val="005669B2"/>
    <w:rsid w:val="00567793"/>
    <w:rsid w:val="00567E06"/>
    <w:rsid w:val="00574A6F"/>
    <w:rsid w:val="0057785D"/>
    <w:rsid w:val="00577905"/>
    <w:rsid w:val="005810B0"/>
    <w:rsid w:val="00582476"/>
    <w:rsid w:val="005825A7"/>
    <w:rsid w:val="00583C46"/>
    <w:rsid w:val="0058599B"/>
    <w:rsid w:val="00587142"/>
    <w:rsid w:val="00591108"/>
    <w:rsid w:val="00591FAB"/>
    <w:rsid w:val="005A62AB"/>
    <w:rsid w:val="005B06BF"/>
    <w:rsid w:val="005B2977"/>
    <w:rsid w:val="005B2BFB"/>
    <w:rsid w:val="005B3180"/>
    <w:rsid w:val="005B5855"/>
    <w:rsid w:val="005C04F0"/>
    <w:rsid w:val="005C2E50"/>
    <w:rsid w:val="005C79A3"/>
    <w:rsid w:val="005D17DD"/>
    <w:rsid w:val="005D306C"/>
    <w:rsid w:val="005D4EDE"/>
    <w:rsid w:val="005D60C4"/>
    <w:rsid w:val="005D6769"/>
    <w:rsid w:val="005D77BD"/>
    <w:rsid w:val="005D7A83"/>
    <w:rsid w:val="005E1982"/>
    <w:rsid w:val="005E277F"/>
    <w:rsid w:val="005E4705"/>
    <w:rsid w:val="005E4D17"/>
    <w:rsid w:val="005E5497"/>
    <w:rsid w:val="005E617C"/>
    <w:rsid w:val="005E716F"/>
    <w:rsid w:val="005F51D8"/>
    <w:rsid w:val="005F6A42"/>
    <w:rsid w:val="005F7A26"/>
    <w:rsid w:val="005F7CC4"/>
    <w:rsid w:val="00600630"/>
    <w:rsid w:val="00600FE0"/>
    <w:rsid w:val="00602517"/>
    <w:rsid w:val="0060354D"/>
    <w:rsid w:val="006057FC"/>
    <w:rsid w:val="00605D53"/>
    <w:rsid w:val="0060684F"/>
    <w:rsid w:val="006110AC"/>
    <w:rsid w:val="0061328E"/>
    <w:rsid w:val="00615E88"/>
    <w:rsid w:val="0061697A"/>
    <w:rsid w:val="00616D78"/>
    <w:rsid w:val="006172B1"/>
    <w:rsid w:val="006174C4"/>
    <w:rsid w:val="006222AC"/>
    <w:rsid w:val="00622693"/>
    <w:rsid w:val="0062425C"/>
    <w:rsid w:val="0062444C"/>
    <w:rsid w:val="00625055"/>
    <w:rsid w:val="00632486"/>
    <w:rsid w:val="006410DF"/>
    <w:rsid w:val="00642380"/>
    <w:rsid w:val="00642FA4"/>
    <w:rsid w:val="00643B3F"/>
    <w:rsid w:val="006469F8"/>
    <w:rsid w:val="006470E3"/>
    <w:rsid w:val="006515A3"/>
    <w:rsid w:val="006521DE"/>
    <w:rsid w:val="006564EF"/>
    <w:rsid w:val="00663D11"/>
    <w:rsid w:val="006659B9"/>
    <w:rsid w:val="00666AD8"/>
    <w:rsid w:val="00667F20"/>
    <w:rsid w:val="00673085"/>
    <w:rsid w:val="006734E7"/>
    <w:rsid w:val="00673995"/>
    <w:rsid w:val="0067754D"/>
    <w:rsid w:val="00680A12"/>
    <w:rsid w:val="00680BC1"/>
    <w:rsid w:val="006818E7"/>
    <w:rsid w:val="00684FCF"/>
    <w:rsid w:val="00685509"/>
    <w:rsid w:val="0069292A"/>
    <w:rsid w:val="00693024"/>
    <w:rsid w:val="00693502"/>
    <w:rsid w:val="006939FE"/>
    <w:rsid w:val="00694514"/>
    <w:rsid w:val="00694F90"/>
    <w:rsid w:val="006A0441"/>
    <w:rsid w:val="006A1E15"/>
    <w:rsid w:val="006A4BF8"/>
    <w:rsid w:val="006A4DA9"/>
    <w:rsid w:val="006A69ED"/>
    <w:rsid w:val="006A6E36"/>
    <w:rsid w:val="006B27DA"/>
    <w:rsid w:val="006B32FE"/>
    <w:rsid w:val="006B5ED1"/>
    <w:rsid w:val="006B69CB"/>
    <w:rsid w:val="006C0EB5"/>
    <w:rsid w:val="006C1B58"/>
    <w:rsid w:val="006C6A52"/>
    <w:rsid w:val="006D0F8B"/>
    <w:rsid w:val="006D55DB"/>
    <w:rsid w:val="006E2422"/>
    <w:rsid w:val="006E6390"/>
    <w:rsid w:val="006E7947"/>
    <w:rsid w:val="006F0BE6"/>
    <w:rsid w:val="006F3FB1"/>
    <w:rsid w:val="006F4128"/>
    <w:rsid w:val="006F4AED"/>
    <w:rsid w:val="006F5775"/>
    <w:rsid w:val="006F63F4"/>
    <w:rsid w:val="006F6468"/>
    <w:rsid w:val="006F6AE0"/>
    <w:rsid w:val="00700944"/>
    <w:rsid w:val="00705724"/>
    <w:rsid w:val="00707D5C"/>
    <w:rsid w:val="007105A8"/>
    <w:rsid w:val="00710814"/>
    <w:rsid w:val="00710F13"/>
    <w:rsid w:val="007114EC"/>
    <w:rsid w:val="00712C53"/>
    <w:rsid w:val="007130E3"/>
    <w:rsid w:val="00713AEC"/>
    <w:rsid w:val="0071424E"/>
    <w:rsid w:val="007168BB"/>
    <w:rsid w:val="007175CD"/>
    <w:rsid w:val="0071772F"/>
    <w:rsid w:val="007230BC"/>
    <w:rsid w:val="00723387"/>
    <w:rsid w:val="00735F4D"/>
    <w:rsid w:val="007364E1"/>
    <w:rsid w:val="007367D4"/>
    <w:rsid w:val="00740895"/>
    <w:rsid w:val="00740B73"/>
    <w:rsid w:val="00740D01"/>
    <w:rsid w:val="00742691"/>
    <w:rsid w:val="007436BB"/>
    <w:rsid w:val="00745E93"/>
    <w:rsid w:val="00746984"/>
    <w:rsid w:val="007478E2"/>
    <w:rsid w:val="00750C3A"/>
    <w:rsid w:val="00753765"/>
    <w:rsid w:val="00754FFD"/>
    <w:rsid w:val="00755598"/>
    <w:rsid w:val="00761299"/>
    <w:rsid w:val="00763027"/>
    <w:rsid w:val="00764F8C"/>
    <w:rsid w:val="007656DF"/>
    <w:rsid w:val="00766A4E"/>
    <w:rsid w:val="00767B09"/>
    <w:rsid w:val="00770F9C"/>
    <w:rsid w:val="00776886"/>
    <w:rsid w:val="00777889"/>
    <w:rsid w:val="00777D7B"/>
    <w:rsid w:val="007816CD"/>
    <w:rsid w:val="00781C52"/>
    <w:rsid w:val="00782CC6"/>
    <w:rsid w:val="00784318"/>
    <w:rsid w:val="00784405"/>
    <w:rsid w:val="00791D9F"/>
    <w:rsid w:val="007932F2"/>
    <w:rsid w:val="0079564E"/>
    <w:rsid w:val="007A04A6"/>
    <w:rsid w:val="007A191F"/>
    <w:rsid w:val="007A20C3"/>
    <w:rsid w:val="007A3A77"/>
    <w:rsid w:val="007A4FDF"/>
    <w:rsid w:val="007A6566"/>
    <w:rsid w:val="007B33AF"/>
    <w:rsid w:val="007B3A3C"/>
    <w:rsid w:val="007B49DA"/>
    <w:rsid w:val="007B4DE9"/>
    <w:rsid w:val="007B645E"/>
    <w:rsid w:val="007B6B96"/>
    <w:rsid w:val="007B738D"/>
    <w:rsid w:val="007C7FA7"/>
    <w:rsid w:val="007D2485"/>
    <w:rsid w:val="007D2A0E"/>
    <w:rsid w:val="007D756C"/>
    <w:rsid w:val="007E112F"/>
    <w:rsid w:val="007E157E"/>
    <w:rsid w:val="007E1E0A"/>
    <w:rsid w:val="007E4683"/>
    <w:rsid w:val="007E4F95"/>
    <w:rsid w:val="007E53E7"/>
    <w:rsid w:val="007E5CEB"/>
    <w:rsid w:val="007E5F09"/>
    <w:rsid w:val="007F0A94"/>
    <w:rsid w:val="007F2A09"/>
    <w:rsid w:val="007F37A8"/>
    <w:rsid w:val="007F3CE2"/>
    <w:rsid w:val="007F5782"/>
    <w:rsid w:val="007F64A9"/>
    <w:rsid w:val="007F6E7D"/>
    <w:rsid w:val="007F7FB8"/>
    <w:rsid w:val="008030FB"/>
    <w:rsid w:val="00804C31"/>
    <w:rsid w:val="0080696F"/>
    <w:rsid w:val="00806C10"/>
    <w:rsid w:val="00807482"/>
    <w:rsid w:val="0081341D"/>
    <w:rsid w:val="00813A51"/>
    <w:rsid w:val="00820AB6"/>
    <w:rsid w:val="008215DD"/>
    <w:rsid w:val="0082259B"/>
    <w:rsid w:val="00824253"/>
    <w:rsid w:val="008250BD"/>
    <w:rsid w:val="008273EB"/>
    <w:rsid w:val="00831A96"/>
    <w:rsid w:val="00832519"/>
    <w:rsid w:val="00834014"/>
    <w:rsid w:val="008343FB"/>
    <w:rsid w:val="008412D3"/>
    <w:rsid w:val="00841CF5"/>
    <w:rsid w:val="00842043"/>
    <w:rsid w:val="00842449"/>
    <w:rsid w:val="00844B71"/>
    <w:rsid w:val="00847688"/>
    <w:rsid w:val="008509AD"/>
    <w:rsid w:val="00851804"/>
    <w:rsid w:val="00853D2B"/>
    <w:rsid w:val="008545C2"/>
    <w:rsid w:val="0085482D"/>
    <w:rsid w:val="00855A2B"/>
    <w:rsid w:val="00855B47"/>
    <w:rsid w:val="00856D08"/>
    <w:rsid w:val="00857666"/>
    <w:rsid w:val="00857B67"/>
    <w:rsid w:val="00860C40"/>
    <w:rsid w:val="00862066"/>
    <w:rsid w:val="00865B94"/>
    <w:rsid w:val="00872D1B"/>
    <w:rsid w:val="00873158"/>
    <w:rsid w:val="00874DE5"/>
    <w:rsid w:val="0087799A"/>
    <w:rsid w:val="008815E9"/>
    <w:rsid w:val="00884186"/>
    <w:rsid w:val="00886733"/>
    <w:rsid w:val="00887608"/>
    <w:rsid w:val="00887F77"/>
    <w:rsid w:val="008927AF"/>
    <w:rsid w:val="00894AAA"/>
    <w:rsid w:val="00895951"/>
    <w:rsid w:val="00895BEA"/>
    <w:rsid w:val="008A38B7"/>
    <w:rsid w:val="008A38CF"/>
    <w:rsid w:val="008A66A7"/>
    <w:rsid w:val="008A6D3E"/>
    <w:rsid w:val="008A7F6D"/>
    <w:rsid w:val="008B2EF9"/>
    <w:rsid w:val="008B39A7"/>
    <w:rsid w:val="008B4D82"/>
    <w:rsid w:val="008B5300"/>
    <w:rsid w:val="008B64E4"/>
    <w:rsid w:val="008B6ECB"/>
    <w:rsid w:val="008B7DB6"/>
    <w:rsid w:val="008C0AEE"/>
    <w:rsid w:val="008C0F37"/>
    <w:rsid w:val="008C1F09"/>
    <w:rsid w:val="008C3CA7"/>
    <w:rsid w:val="008C68E4"/>
    <w:rsid w:val="008C77AF"/>
    <w:rsid w:val="008D0610"/>
    <w:rsid w:val="008D1524"/>
    <w:rsid w:val="008D22F7"/>
    <w:rsid w:val="008D2A68"/>
    <w:rsid w:val="008D6772"/>
    <w:rsid w:val="008E3642"/>
    <w:rsid w:val="008E387B"/>
    <w:rsid w:val="008E5853"/>
    <w:rsid w:val="008E5FDF"/>
    <w:rsid w:val="008F09ED"/>
    <w:rsid w:val="008F1AD3"/>
    <w:rsid w:val="008F1BB6"/>
    <w:rsid w:val="008F21ED"/>
    <w:rsid w:val="008F2380"/>
    <w:rsid w:val="008F4CCF"/>
    <w:rsid w:val="008F57E8"/>
    <w:rsid w:val="008F5876"/>
    <w:rsid w:val="00902D88"/>
    <w:rsid w:val="009031DC"/>
    <w:rsid w:val="00903FCB"/>
    <w:rsid w:val="0090423A"/>
    <w:rsid w:val="00905446"/>
    <w:rsid w:val="00907A85"/>
    <w:rsid w:val="00911CAD"/>
    <w:rsid w:val="009121D5"/>
    <w:rsid w:val="00912613"/>
    <w:rsid w:val="00912D8C"/>
    <w:rsid w:val="00912DDD"/>
    <w:rsid w:val="009141D8"/>
    <w:rsid w:val="00915A3A"/>
    <w:rsid w:val="00915C3C"/>
    <w:rsid w:val="00917912"/>
    <w:rsid w:val="009201F1"/>
    <w:rsid w:val="00921AB0"/>
    <w:rsid w:val="00922EC8"/>
    <w:rsid w:val="00924E0D"/>
    <w:rsid w:val="00925031"/>
    <w:rsid w:val="00926D45"/>
    <w:rsid w:val="0093017B"/>
    <w:rsid w:val="00931F9F"/>
    <w:rsid w:val="0093234F"/>
    <w:rsid w:val="00932CF0"/>
    <w:rsid w:val="0093321B"/>
    <w:rsid w:val="009336C0"/>
    <w:rsid w:val="009344B5"/>
    <w:rsid w:val="009346E1"/>
    <w:rsid w:val="00937CD7"/>
    <w:rsid w:val="00942C8C"/>
    <w:rsid w:val="00942DC7"/>
    <w:rsid w:val="00950CE3"/>
    <w:rsid w:val="00951C4B"/>
    <w:rsid w:val="0095240E"/>
    <w:rsid w:val="009575A8"/>
    <w:rsid w:val="00960E80"/>
    <w:rsid w:val="0096178D"/>
    <w:rsid w:val="009644DA"/>
    <w:rsid w:val="009652AA"/>
    <w:rsid w:val="00966A61"/>
    <w:rsid w:val="009677E1"/>
    <w:rsid w:val="009720BA"/>
    <w:rsid w:val="00974B00"/>
    <w:rsid w:val="00975734"/>
    <w:rsid w:val="00976D0B"/>
    <w:rsid w:val="00986A84"/>
    <w:rsid w:val="00987758"/>
    <w:rsid w:val="00991075"/>
    <w:rsid w:val="0099168C"/>
    <w:rsid w:val="00991F4E"/>
    <w:rsid w:val="00992EB0"/>
    <w:rsid w:val="00993341"/>
    <w:rsid w:val="00993354"/>
    <w:rsid w:val="00993462"/>
    <w:rsid w:val="00993E79"/>
    <w:rsid w:val="00994777"/>
    <w:rsid w:val="00994A63"/>
    <w:rsid w:val="009967D0"/>
    <w:rsid w:val="009A13D8"/>
    <w:rsid w:val="009A316F"/>
    <w:rsid w:val="009A4EDB"/>
    <w:rsid w:val="009B0A68"/>
    <w:rsid w:val="009B1713"/>
    <w:rsid w:val="009B2E02"/>
    <w:rsid w:val="009B592C"/>
    <w:rsid w:val="009B647B"/>
    <w:rsid w:val="009B6D42"/>
    <w:rsid w:val="009B76F2"/>
    <w:rsid w:val="009B778E"/>
    <w:rsid w:val="009B77D6"/>
    <w:rsid w:val="009B7BCE"/>
    <w:rsid w:val="009C3621"/>
    <w:rsid w:val="009C69CB"/>
    <w:rsid w:val="009C74A7"/>
    <w:rsid w:val="009D2F80"/>
    <w:rsid w:val="009D5665"/>
    <w:rsid w:val="009D71DF"/>
    <w:rsid w:val="009D7DDE"/>
    <w:rsid w:val="009E1BEE"/>
    <w:rsid w:val="009E39A5"/>
    <w:rsid w:val="009E5CB6"/>
    <w:rsid w:val="009E6504"/>
    <w:rsid w:val="009F0A6E"/>
    <w:rsid w:val="009F2DC2"/>
    <w:rsid w:val="009F39DF"/>
    <w:rsid w:val="009F488B"/>
    <w:rsid w:val="00A03E40"/>
    <w:rsid w:val="00A0491A"/>
    <w:rsid w:val="00A04CA4"/>
    <w:rsid w:val="00A04F9B"/>
    <w:rsid w:val="00A05509"/>
    <w:rsid w:val="00A0599F"/>
    <w:rsid w:val="00A06D7F"/>
    <w:rsid w:val="00A1025B"/>
    <w:rsid w:val="00A11551"/>
    <w:rsid w:val="00A116D5"/>
    <w:rsid w:val="00A15F6F"/>
    <w:rsid w:val="00A16ED5"/>
    <w:rsid w:val="00A16F57"/>
    <w:rsid w:val="00A223EE"/>
    <w:rsid w:val="00A22526"/>
    <w:rsid w:val="00A24B70"/>
    <w:rsid w:val="00A25075"/>
    <w:rsid w:val="00A25550"/>
    <w:rsid w:val="00A30331"/>
    <w:rsid w:val="00A31CA6"/>
    <w:rsid w:val="00A32CB9"/>
    <w:rsid w:val="00A35992"/>
    <w:rsid w:val="00A35AB3"/>
    <w:rsid w:val="00A36653"/>
    <w:rsid w:val="00A41920"/>
    <w:rsid w:val="00A42EBE"/>
    <w:rsid w:val="00A438C5"/>
    <w:rsid w:val="00A4677D"/>
    <w:rsid w:val="00A54898"/>
    <w:rsid w:val="00A643EF"/>
    <w:rsid w:val="00A6591A"/>
    <w:rsid w:val="00A65998"/>
    <w:rsid w:val="00A66834"/>
    <w:rsid w:val="00A67985"/>
    <w:rsid w:val="00A71510"/>
    <w:rsid w:val="00A71542"/>
    <w:rsid w:val="00A7175A"/>
    <w:rsid w:val="00A727C7"/>
    <w:rsid w:val="00A72CBC"/>
    <w:rsid w:val="00A73427"/>
    <w:rsid w:val="00A736AD"/>
    <w:rsid w:val="00A740DA"/>
    <w:rsid w:val="00A74553"/>
    <w:rsid w:val="00A75A6C"/>
    <w:rsid w:val="00A77046"/>
    <w:rsid w:val="00A82D5B"/>
    <w:rsid w:val="00A85672"/>
    <w:rsid w:val="00A85F81"/>
    <w:rsid w:val="00A90349"/>
    <w:rsid w:val="00A922E7"/>
    <w:rsid w:val="00A93702"/>
    <w:rsid w:val="00A952FA"/>
    <w:rsid w:val="00A96389"/>
    <w:rsid w:val="00A9745F"/>
    <w:rsid w:val="00A97E6A"/>
    <w:rsid w:val="00A97EF1"/>
    <w:rsid w:val="00AA07A6"/>
    <w:rsid w:val="00AA0ABA"/>
    <w:rsid w:val="00AA0DBA"/>
    <w:rsid w:val="00AA1C3C"/>
    <w:rsid w:val="00AA224E"/>
    <w:rsid w:val="00AA3228"/>
    <w:rsid w:val="00AA621B"/>
    <w:rsid w:val="00AB0B0C"/>
    <w:rsid w:val="00AB4E25"/>
    <w:rsid w:val="00AB763F"/>
    <w:rsid w:val="00AC5110"/>
    <w:rsid w:val="00AC6197"/>
    <w:rsid w:val="00AC6AEE"/>
    <w:rsid w:val="00AD1A5D"/>
    <w:rsid w:val="00AD30F9"/>
    <w:rsid w:val="00AD43D9"/>
    <w:rsid w:val="00AD4DB4"/>
    <w:rsid w:val="00AD5AB5"/>
    <w:rsid w:val="00AD5EAB"/>
    <w:rsid w:val="00AD6060"/>
    <w:rsid w:val="00AD7FC7"/>
    <w:rsid w:val="00AE103A"/>
    <w:rsid w:val="00AE1749"/>
    <w:rsid w:val="00AE289C"/>
    <w:rsid w:val="00AE2F5B"/>
    <w:rsid w:val="00AE4F36"/>
    <w:rsid w:val="00AE54BF"/>
    <w:rsid w:val="00AE5B35"/>
    <w:rsid w:val="00AE7671"/>
    <w:rsid w:val="00AE7774"/>
    <w:rsid w:val="00AF09DB"/>
    <w:rsid w:val="00AF324D"/>
    <w:rsid w:val="00AF381C"/>
    <w:rsid w:val="00AF5C7F"/>
    <w:rsid w:val="00B0317E"/>
    <w:rsid w:val="00B0361B"/>
    <w:rsid w:val="00B04EC6"/>
    <w:rsid w:val="00B06C61"/>
    <w:rsid w:val="00B12524"/>
    <w:rsid w:val="00B148DD"/>
    <w:rsid w:val="00B17F99"/>
    <w:rsid w:val="00B248BF"/>
    <w:rsid w:val="00B30FF0"/>
    <w:rsid w:val="00B310D5"/>
    <w:rsid w:val="00B35D33"/>
    <w:rsid w:val="00B3685F"/>
    <w:rsid w:val="00B44AED"/>
    <w:rsid w:val="00B458B1"/>
    <w:rsid w:val="00B471B2"/>
    <w:rsid w:val="00B52376"/>
    <w:rsid w:val="00B54E10"/>
    <w:rsid w:val="00B55215"/>
    <w:rsid w:val="00B55627"/>
    <w:rsid w:val="00B57861"/>
    <w:rsid w:val="00B615C7"/>
    <w:rsid w:val="00B63B09"/>
    <w:rsid w:val="00B651BB"/>
    <w:rsid w:val="00B7312C"/>
    <w:rsid w:val="00B735C6"/>
    <w:rsid w:val="00B73DAF"/>
    <w:rsid w:val="00B754C1"/>
    <w:rsid w:val="00B76DE4"/>
    <w:rsid w:val="00B8029A"/>
    <w:rsid w:val="00B83A97"/>
    <w:rsid w:val="00B86330"/>
    <w:rsid w:val="00B868EA"/>
    <w:rsid w:val="00B93263"/>
    <w:rsid w:val="00B93915"/>
    <w:rsid w:val="00B93C25"/>
    <w:rsid w:val="00B94AB8"/>
    <w:rsid w:val="00B9692E"/>
    <w:rsid w:val="00B974C1"/>
    <w:rsid w:val="00BA11EA"/>
    <w:rsid w:val="00BA1CD5"/>
    <w:rsid w:val="00BA23DA"/>
    <w:rsid w:val="00BA35E5"/>
    <w:rsid w:val="00BA59F2"/>
    <w:rsid w:val="00BB0205"/>
    <w:rsid w:val="00BB04C4"/>
    <w:rsid w:val="00BB2D11"/>
    <w:rsid w:val="00BB312D"/>
    <w:rsid w:val="00BB39B7"/>
    <w:rsid w:val="00BB4B52"/>
    <w:rsid w:val="00BC07AE"/>
    <w:rsid w:val="00BC1153"/>
    <w:rsid w:val="00BC2BA4"/>
    <w:rsid w:val="00BC3F5C"/>
    <w:rsid w:val="00BC7C86"/>
    <w:rsid w:val="00BC7D05"/>
    <w:rsid w:val="00BD16FE"/>
    <w:rsid w:val="00BD1DE1"/>
    <w:rsid w:val="00BD30A9"/>
    <w:rsid w:val="00BD324E"/>
    <w:rsid w:val="00BD6D8E"/>
    <w:rsid w:val="00BD7F9F"/>
    <w:rsid w:val="00BE122E"/>
    <w:rsid w:val="00BE18B8"/>
    <w:rsid w:val="00BE25B9"/>
    <w:rsid w:val="00BE350F"/>
    <w:rsid w:val="00BE4751"/>
    <w:rsid w:val="00BE4F5F"/>
    <w:rsid w:val="00BE6BFB"/>
    <w:rsid w:val="00BE724F"/>
    <w:rsid w:val="00BF30E4"/>
    <w:rsid w:val="00BF54E9"/>
    <w:rsid w:val="00BF72F1"/>
    <w:rsid w:val="00BF7F4E"/>
    <w:rsid w:val="00C0172B"/>
    <w:rsid w:val="00C01984"/>
    <w:rsid w:val="00C01B89"/>
    <w:rsid w:val="00C05DC7"/>
    <w:rsid w:val="00C07961"/>
    <w:rsid w:val="00C12A13"/>
    <w:rsid w:val="00C15E23"/>
    <w:rsid w:val="00C17400"/>
    <w:rsid w:val="00C20D3B"/>
    <w:rsid w:val="00C21452"/>
    <w:rsid w:val="00C220BB"/>
    <w:rsid w:val="00C22254"/>
    <w:rsid w:val="00C23045"/>
    <w:rsid w:val="00C24E26"/>
    <w:rsid w:val="00C24EF6"/>
    <w:rsid w:val="00C264CC"/>
    <w:rsid w:val="00C26CFB"/>
    <w:rsid w:val="00C3267F"/>
    <w:rsid w:val="00C326A1"/>
    <w:rsid w:val="00C35ADE"/>
    <w:rsid w:val="00C40954"/>
    <w:rsid w:val="00C40E04"/>
    <w:rsid w:val="00C42153"/>
    <w:rsid w:val="00C4254D"/>
    <w:rsid w:val="00C437A1"/>
    <w:rsid w:val="00C43F72"/>
    <w:rsid w:val="00C47213"/>
    <w:rsid w:val="00C510B6"/>
    <w:rsid w:val="00C526BE"/>
    <w:rsid w:val="00C52D25"/>
    <w:rsid w:val="00C53F2E"/>
    <w:rsid w:val="00C544E3"/>
    <w:rsid w:val="00C5697D"/>
    <w:rsid w:val="00C61DC1"/>
    <w:rsid w:val="00C62555"/>
    <w:rsid w:val="00C656A9"/>
    <w:rsid w:val="00C67A66"/>
    <w:rsid w:val="00C71DA6"/>
    <w:rsid w:val="00C7679B"/>
    <w:rsid w:val="00C76ED9"/>
    <w:rsid w:val="00C80836"/>
    <w:rsid w:val="00C80AC1"/>
    <w:rsid w:val="00C8184E"/>
    <w:rsid w:val="00C81858"/>
    <w:rsid w:val="00C84830"/>
    <w:rsid w:val="00C849EE"/>
    <w:rsid w:val="00C84E75"/>
    <w:rsid w:val="00C84EFE"/>
    <w:rsid w:val="00C91438"/>
    <w:rsid w:val="00C93ECA"/>
    <w:rsid w:val="00C953A7"/>
    <w:rsid w:val="00CA4069"/>
    <w:rsid w:val="00CA5E4A"/>
    <w:rsid w:val="00CA64FA"/>
    <w:rsid w:val="00CA7659"/>
    <w:rsid w:val="00CB0AB2"/>
    <w:rsid w:val="00CB0C70"/>
    <w:rsid w:val="00CB5E96"/>
    <w:rsid w:val="00CC051B"/>
    <w:rsid w:val="00CC0625"/>
    <w:rsid w:val="00CC0AE6"/>
    <w:rsid w:val="00CC3421"/>
    <w:rsid w:val="00CC3A86"/>
    <w:rsid w:val="00CC415D"/>
    <w:rsid w:val="00CC7D7F"/>
    <w:rsid w:val="00CD01AE"/>
    <w:rsid w:val="00CD186B"/>
    <w:rsid w:val="00CD42C8"/>
    <w:rsid w:val="00CD4EEB"/>
    <w:rsid w:val="00CE02E8"/>
    <w:rsid w:val="00CE0A23"/>
    <w:rsid w:val="00CE1085"/>
    <w:rsid w:val="00CE3C33"/>
    <w:rsid w:val="00CE50EA"/>
    <w:rsid w:val="00CE5F12"/>
    <w:rsid w:val="00CF12B9"/>
    <w:rsid w:val="00CF28D8"/>
    <w:rsid w:val="00CF47C4"/>
    <w:rsid w:val="00CF5334"/>
    <w:rsid w:val="00CF5436"/>
    <w:rsid w:val="00CF565D"/>
    <w:rsid w:val="00CF5A18"/>
    <w:rsid w:val="00CF6D97"/>
    <w:rsid w:val="00D0040D"/>
    <w:rsid w:val="00D00C6C"/>
    <w:rsid w:val="00D010AD"/>
    <w:rsid w:val="00D01569"/>
    <w:rsid w:val="00D02E29"/>
    <w:rsid w:val="00D02E4D"/>
    <w:rsid w:val="00D03AA2"/>
    <w:rsid w:val="00D043C9"/>
    <w:rsid w:val="00D05596"/>
    <w:rsid w:val="00D056E5"/>
    <w:rsid w:val="00D0623C"/>
    <w:rsid w:val="00D063D1"/>
    <w:rsid w:val="00D10350"/>
    <w:rsid w:val="00D114CA"/>
    <w:rsid w:val="00D11D0A"/>
    <w:rsid w:val="00D12729"/>
    <w:rsid w:val="00D168E5"/>
    <w:rsid w:val="00D17C0A"/>
    <w:rsid w:val="00D2269D"/>
    <w:rsid w:val="00D22FF1"/>
    <w:rsid w:val="00D24188"/>
    <w:rsid w:val="00D24EC4"/>
    <w:rsid w:val="00D250BE"/>
    <w:rsid w:val="00D27D3C"/>
    <w:rsid w:val="00D30880"/>
    <w:rsid w:val="00D30D7C"/>
    <w:rsid w:val="00D32681"/>
    <w:rsid w:val="00D3296A"/>
    <w:rsid w:val="00D339EE"/>
    <w:rsid w:val="00D3719C"/>
    <w:rsid w:val="00D42134"/>
    <w:rsid w:val="00D43400"/>
    <w:rsid w:val="00D442CD"/>
    <w:rsid w:val="00D46BE8"/>
    <w:rsid w:val="00D47CE6"/>
    <w:rsid w:val="00D53BDA"/>
    <w:rsid w:val="00D57336"/>
    <w:rsid w:val="00D60D2B"/>
    <w:rsid w:val="00D60EB4"/>
    <w:rsid w:val="00D61CAA"/>
    <w:rsid w:val="00D62037"/>
    <w:rsid w:val="00D63D0D"/>
    <w:rsid w:val="00D64704"/>
    <w:rsid w:val="00D706EE"/>
    <w:rsid w:val="00D7154B"/>
    <w:rsid w:val="00D72CF6"/>
    <w:rsid w:val="00D772F6"/>
    <w:rsid w:val="00D77E86"/>
    <w:rsid w:val="00D809E6"/>
    <w:rsid w:val="00D81275"/>
    <w:rsid w:val="00D817FB"/>
    <w:rsid w:val="00D84324"/>
    <w:rsid w:val="00D8471D"/>
    <w:rsid w:val="00DA018A"/>
    <w:rsid w:val="00DA0285"/>
    <w:rsid w:val="00DA186A"/>
    <w:rsid w:val="00DA3E15"/>
    <w:rsid w:val="00DA78DF"/>
    <w:rsid w:val="00DB091C"/>
    <w:rsid w:val="00DB3F1A"/>
    <w:rsid w:val="00DB6180"/>
    <w:rsid w:val="00DC0427"/>
    <w:rsid w:val="00DC2771"/>
    <w:rsid w:val="00DC2B96"/>
    <w:rsid w:val="00DC7138"/>
    <w:rsid w:val="00DC7A2D"/>
    <w:rsid w:val="00DD20E9"/>
    <w:rsid w:val="00DD2BB6"/>
    <w:rsid w:val="00DD370B"/>
    <w:rsid w:val="00DD651F"/>
    <w:rsid w:val="00DE3036"/>
    <w:rsid w:val="00DE30DF"/>
    <w:rsid w:val="00DE6E76"/>
    <w:rsid w:val="00DE713C"/>
    <w:rsid w:val="00DF2D01"/>
    <w:rsid w:val="00DF3BA0"/>
    <w:rsid w:val="00E00B38"/>
    <w:rsid w:val="00E03E3F"/>
    <w:rsid w:val="00E10FD9"/>
    <w:rsid w:val="00E1177A"/>
    <w:rsid w:val="00E14906"/>
    <w:rsid w:val="00E15E1D"/>
    <w:rsid w:val="00E17982"/>
    <w:rsid w:val="00E17C43"/>
    <w:rsid w:val="00E17F0B"/>
    <w:rsid w:val="00E2337D"/>
    <w:rsid w:val="00E24E16"/>
    <w:rsid w:val="00E2664F"/>
    <w:rsid w:val="00E277DC"/>
    <w:rsid w:val="00E30E27"/>
    <w:rsid w:val="00E3202A"/>
    <w:rsid w:val="00E33A57"/>
    <w:rsid w:val="00E35DB9"/>
    <w:rsid w:val="00E36560"/>
    <w:rsid w:val="00E369A8"/>
    <w:rsid w:val="00E41AE4"/>
    <w:rsid w:val="00E42163"/>
    <w:rsid w:val="00E45213"/>
    <w:rsid w:val="00E45D1A"/>
    <w:rsid w:val="00E4660E"/>
    <w:rsid w:val="00E508A1"/>
    <w:rsid w:val="00E52F40"/>
    <w:rsid w:val="00E53E73"/>
    <w:rsid w:val="00E57B79"/>
    <w:rsid w:val="00E60A94"/>
    <w:rsid w:val="00E614FC"/>
    <w:rsid w:val="00E668D9"/>
    <w:rsid w:val="00E66D38"/>
    <w:rsid w:val="00E70664"/>
    <w:rsid w:val="00E756E9"/>
    <w:rsid w:val="00E75775"/>
    <w:rsid w:val="00E77172"/>
    <w:rsid w:val="00E777D5"/>
    <w:rsid w:val="00E83003"/>
    <w:rsid w:val="00E83B68"/>
    <w:rsid w:val="00E83D7E"/>
    <w:rsid w:val="00E85B6D"/>
    <w:rsid w:val="00E86873"/>
    <w:rsid w:val="00E87B10"/>
    <w:rsid w:val="00E902E9"/>
    <w:rsid w:val="00E92912"/>
    <w:rsid w:val="00E92F4A"/>
    <w:rsid w:val="00E95474"/>
    <w:rsid w:val="00E96595"/>
    <w:rsid w:val="00E966B5"/>
    <w:rsid w:val="00E9795B"/>
    <w:rsid w:val="00EA53BB"/>
    <w:rsid w:val="00EA7A14"/>
    <w:rsid w:val="00EB14F3"/>
    <w:rsid w:val="00EB1884"/>
    <w:rsid w:val="00EB2BCA"/>
    <w:rsid w:val="00EB3A09"/>
    <w:rsid w:val="00EB56D6"/>
    <w:rsid w:val="00EB729C"/>
    <w:rsid w:val="00EC6B52"/>
    <w:rsid w:val="00ED2731"/>
    <w:rsid w:val="00ED2A75"/>
    <w:rsid w:val="00ED39E9"/>
    <w:rsid w:val="00ED3CDB"/>
    <w:rsid w:val="00ED541F"/>
    <w:rsid w:val="00ED737C"/>
    <w:rsid w:val="00EE2405"/>
    <w:rsid w:val="00EE340D"/>
    <w:rsid w:val="00EE382D"/>
    <w:rsid w:val="00EE3F90"/>
    <w:rsid w:val="00EE403C"/>
    <w:rsid w:val="00EE5DD1"/>
    <w:rsid w:val="00EF034E"/>
    <w:rsid w:val="00EF0A88"/>
    <w:rsid w:val="00EF2D83"/>
    <w:rsid w:val="00EF5783"/>
    <w:rsid w:val="00EF6963"/>
    <w:rsid w:val="00EF753D"/>
    <w:rsid w:val="00F00875"/>
    <w:rsid w:val="00F01035"/>
    <w:rsid w:val="00F01CEC"/>
    <w:rsid w:val="00F0311B"/>
    <w:rsid w:val="00F034B2"/>
    <w:rsid w:val="00F05599"/>
    <w:rsid w:val="00F10BFB"/>
    <w:rsid w:val="00F17815"/>
    <w:rsid w:val="00F24AF7"/>
    <w:rsid w:val="00F25DD9"/>
    <w:rsid w:val="00F351B3"/>
    <w:rsid w:val="00F35425"/>
    <w:rsid w:val="00F41CDD"/>
    <w:rsid w:val="00F42D55"/>
    <w:rsid w:val="00F43BD9"/>
    <w:rsid w:val="00F43BF7"/>
    <w:rsid w:val="00F44B74"/>
    <w:rsid w:val="00F46012"/>
    <w:rsid w:val="00F46994"/>
    <w:rsid w:val="00F53EEA"/>
    <w:rsid w:val="00F54941"/>
    <w:rsid w:val="00F56FEF"/>
    <w:rsid w:val="00F57108"/>
    <w:rsid w:val="00F60556"/>
    <w:rsid w:val="00F61C43"/>
    <w:rsid w:val="00F63645"/>
    <w:rsid w:val="00F638B3"/>
    <w:rsid w:val="00F65C15"/>
    <w:rsid w:val="00F667CA"/>
    <w:rsid w:val="00F67D3A"/>
    <w:rsid w:val="00F71219"/>
    <w:rsid w:val="00F718A4"/>
    <w:rsid w:val="00F72FE6"/>
    <w:rsid w:val="00F7363B"/>
    <w:rsid w:val="00F74CC3"/>
    <w:rsid w:val="00F759CB"/>
    <w:rsid w:val="00F75B21"/>
    <w:rsid w:val="00F80B1B"/>
    <w:rsid w:val="00F83735"/>
    <w:rsid w:val="00F8391C"/>
    <w:rsid w:val="00F83C46"/>
    <w:rsid w:val="00F8400C"/>
    <w:rsid w:val="00F84935"/>
    <w:rsid w:val="00F87D5F"/>
    <w:rsid w:val="00F93092"/>
    <w:rsid w:val="00F94474"/>
    <w:rsid w:val="00F95F0E"/>
    <w:rsid w:val="00FA12CE"/>
    <w:rsid w:val="00FA181F"/>
    <w:rsid w:val="00FA5244"/>
    <w:rsid w:val="00FB0399"/>
    <w:rsid w:val="00FB2063"/>
    <w:rsid w:val="00FB21A7"/>
    <w:rsid w:val="00FB2EDD"/>
    <w:rsid w:val="00FB3C6E"/>
    <w:rsid w:val="00FB6BEA"/>
    <w:rsid w:val="00FB740E"/>
    <w:rsid w:val="00FB7862"/>
    <w:rsid w:val="00FC0B16"/>
    <w:rsid w:val="00FC0DE3"/>
    <w:rsid w:val="00FC1D83"/>
    <w:rsid w:val="00FC4CD7"/>
    <w:rsid w:val="00FC4F2A"/>
    <w:rsid w:val="00FC683B"/>
    <w:rsid w:val="00FD1875"/>
    <w:rsid w:val="00FD6286"/>
    <w:rsid w:val="00FD7310"/>
    <w:rsid w:val="00FE1095"/>
    <w:rsid w:val="00FE113D"/>
    <w:rsid w:val="00FE267E"/>
    <w:rsid w:val="00FE2DE7"/>
    <w:rsid w:val="00FE5156"/>
    <w:rsid w:val="00FE7CA7"/>
    <w:rsid w:val="00FF1591"/>
    <w:rsid w:val="00FF159D"/>
    <w:rsid w:val="00FF1947"/>
    <w:rsid w:val="00FF3FDE"/>
    <w:rsid w:val="01967CD5"/>
    <w:rsid w:val="05257400"/>
    <w:rsid w:val="229C0058"/>
    <w:rsid w:val="47BE6742"/>
    <w:rsid w:val="4AD04A4B"/>
    <w:rsid w:val="4E7A7DCF"/>
    <w:rsid w:val="520F0C30"/>
    <w:rsid w:val="59A1101C"/>
    <w:rsid w:val="78BC2324"/>
    <w:rsid w:val="7D55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7686767"/>
  <w15:docId w15:val="{4E183BDE-4789-488F-A8E3-E09F0FDE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4AF7"/>
    <w:pPr>
      <w:widowControl w:val="0"/>
      <w:jc w:val="both"/>
    </w:pPr>
    <w:rPr>
      <w:kern w:val="2"/>
      <w:sz w:val="21"/>
      <w:szCs w:val="24"/>
    </w:rPr>
  </w:style>
  <w:style w:type="paragraph" w:styleId="1">
    <w:name w:val="heading 1"/>
    <w:basedOn w:val="a"/>
    <w:next w:val="a"/>
    <w:qFormat/>
    <w:rsid w:val="00F24AF7"/>
    <w:pPr>
      <w:keepNext/>
      <w:keepLines/>
      <w:spacing w:before="100" w:beforeAutospacing="1" w:after="100" w:afterAutospacing="1" w:line="480" w:lineRule="auto"/>
      <w:jc w:val="left"/>
      <w:outlineLvl w:val="0"/>
    </w:pPr>
    <w:rPr>
      <w:b/>
      <w:bCs/>
      <w:kern w:val="44"/>
      <w:sz w:val="32"/>
      <w:szCs w:val="44"/>
    </w:rPr>
  </w:style>
  <w:style w:type="paragraph" w:styleId="2">
    <w:name w:val="heading 2"/>
    <w:basedOn w:val="a"/>
    <w:next w:val="a"/>
    <w:qFormat/>
    <w:rsid w:val="00F24AF7"/>
    <w:pPr>
      <w:keepNext/>
      <w:keepLines/>
      <w:spacing w:before="100" w:beforeAutospacing="1" w:after="100" w:afterAutospacing="1"/>
      <w:outlineLvl w:val="1"/>
    </w:pPr>
    <w:rPr>
      <w:rFonts w:ascii="Arial" w:hAnsi="Arial"/>
      <w:b/>
      <w:bCs/>
      <w:sz w:val="28"/>
      <w:szCs w:val="32"/>
    </w:rPr>
  </w:style>
  <w:style w:type="paragraph" w:styleId="3">
    <w:name w:val="heading 3"/>
    <w:basedOn w:val="a"/>
    <w:next w:val="a"/>
    <w:qFormat/>
    <w:rsid w:val="00F24AF7"/>
    <w:pPr>
      <w:keepNext/>
      <w:spacing w:before="100" w:beforeAutospacing="1" w:after="100" w:afterAutospacing="1"/>
      <w:outlineLvl w:val="2"/>
    </w:pPr>
    <w:rPr>
      <w:rFonts w:cs="Arial"/>
      <w:b/>
      <w:bCs/>
      <w:sz w:val="28"/>
      <w:szCs w:val="26"/>
    </w:rPr>
  </w:style>
  <w:style w:type="paragraph" w:styleId="4">
    <w:name w:val="heading 4"/>
    <w:basedOn w:val="a"/>
    <w:next w:val="a"/>
    <w:link w:val="40"/>
    <w:qFormat/>
    <w:rsid w:val="00F24AF7"/>
    <w:pPr>
      <w:keepNext/>
      <w:spacing w:before="100" w:beforeAutospacing="1" w:after="100" w:afterAutospacing="1"/>
      <w:outlineLvl w:val="3"/>
    </w:pPr>
    <w:rPr>
      <w:b/>
      <w:bCs/>
      <w:sz w:val="24"/>
      <w:szCs w:val="28"/>
    </w:rPr>
  </w:style>
  <w:style w:type="paragraph" w:styleId="5">
    <w:name w:val="heading 5"/>
    <w:basedOn w:val="a"/>
    <w:next w:val="a"/>
    <w:link w:val="50"/>
    <w:qFormat/>
    <w:rsid w:val="00F24AF7"/>
    <w:pPr>
      <w:keepNext/>
      <w:keepLines/>
      <w:spacing w:before="100" w:beforeAutospacing="1" w:after="100" w:afterAutospacing="1"/>
      <w:outlineLvl w:val="4"/>
    </w:pPr>
    <w:rPr>
      <w:rFonts w:ascii="Times" w:hAnsi="Times"/>
      <w:b/>
      <w:bCs/>
      <w:szCs w:val="28"/>
    </w:rPr>
  </w:style>
  <w:style w:type="paragraph" w:styleId="6">
    <w:name w:val="heading 6"/>
    <w:basedOn w:val="a"/>
    <w:next w:val="a"/>
    <w:qFormat/>
    <w:rsid w:val="00F24AF7"/>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F24AF7"/>
    <w:pPr>
      <w:keepNext/>
      <w:keepLines/>
      <w:spacing w:before="240" w:after="64" w:line="320" w:lineRule="auto"/>
      <w:outlineLvl w:val="6"/>
    </w:pPr>
    <w:rPr>
      <w:b/>
      <w:bCs/>
      <w:sz w:val="24"/>
    </w:rPr>
  </w:style>
  <w:style w:type="paragraph" w:styleId="8">
    <w:name w:val="heading 8"/>
    <w:basedOn w:val="a"/>
    <w:next w:val="a"/>
    <w:qFormat/>
    <w:rsid w:val="00F24AF7"/>
    <w:pPr>
      <w:keepNext/>
      <w:keepLines/>
      <w:spacing w:before="240" w:after="64" w:line="320" w:lineRule="auto"/>
      <w:outlineLvl w:val="7"/>
    </w:pPr>
    <w:rPr>
      <w:rFonts w:ascii="Arial" w:eastAsia="黑体" w:hAnsi="Arial"/>
      <w:sz w:val="24"/>
    </w:rPr>
  </w:style>
  <w:style w:type="paragraph" w:styleId="9">
    <w:name w:val="heading 9"/>
    <w:basedOn w:val="a"/>
    <w:next w:val="a"/>
    <w:qFormat/>
    <w:rsid w:val="00F24AF7"/>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F24AF7"/>
    <w:pPr>
      <w:ind w:left="1260"/>
      <w:jc w:val="left"/>
    </w:pPr>
    <w:rPr>
      <w:rFonts w:ascii="Calibri" w:hAnsi="Calibri"/>
      <w:sz w:val="18"/>
      <w:szCs w:val="18"/>
    </w:rPr>
  </w:style>
  <w:style w:type="paragraph" w:styleId="a3">
    <w:name w:val="Note Heading"/>
    <w:basedOn w:val="a"/>
    <w:next w:val="a"/>
    <w:rsid w:val="00F24AF7"/>
    <w:pPr>
      <w:jc w:val="center"/>
    </w:pPr>
  </w:style>
  <w:style w:type="paragraph" w:styleId="a4">
    <w:name w:val="Normal Indent"/>
    <w:basedOn w:val="a"/>
    <w:next w:val="a"/>
    <w:rsid w:val="00F24AF7"/>
    <w:pPr>
      <w:spacing w:before="100" w:beforeAutospacing="1" w:after="100" w:afterAutospacing="1"/>
      <w:ind w:firstLineChars="200" w:firstLine="200"/>
    </w:pPr>
    <w:rPr>
      <w:szCs w:val="20"/>
    </w:rPr>
  </w:style>
  <w:style w:type="paragraph" w:styleId="a5">
    <w:name w:val="Document Map"/>
    <w:basedOn w:val="a"/>
    <w:semiHidden/>
    <w:rsid w:val="00F24AF7"/>
    <w:pPr>
      <w:shd w:val="clear" w:color="auto" w:fill="000080"/>
    </w:pPr>
  </w:style>
  <w:style w:type="paragraph" w:styleId="a6">
    <w:name w:val="Body Text"/>
    <w:basedOn w:val="a"/>
    <w:rsid w:val="00F24AF7"/>
    <w:pPr>
      <w:spacing w:before="100" w:beforeAutospacing="1" w:after="100" w:afterAutospacing="1"/>
    </w:pPr>
    <w:rPr>
      <w:kern w:val="0"/>
      <w:szCs w:val="20"/>
      <w:lang w:eastAsia="en-US"/>
    </w:rPr>
  </w:style>
  <w:style w:type="paragraph" w:styleId="51">
    <w:name w:val="toc 5"/>
    <w:basedOn w:val="a"/>
    <w:next w:val="a"/>
    <w:uiPriority w:val="39"/>
    <w:rsid w:val="00F24AF7"/>
    <w:pPr>
      <w:ind w:left="840"/>
      <w:jc w:val="left"/>
    </w:pPr>
    <w:rPr>
      <w:rFonts w:ascii="Calibri" w:hAnsi="Calibri"/>
      <w:sz w:val="18"/>
      <w:szCs w:val="18"/>
    </w:rPr>
  </w:style>
  <w:style w:type="paragraph" w:styleId="30">
    <w:name w:val="toc 3"/>
    <w:basedOn w:val="a"/>
    <w:next w:val="a"/>
    <w:uiPriority w:val="39"/>
    <w:qFormat/>
    <w:rsid w:val="00F24AF7"/>
    <w:pPr>
      <w:ind w:left="420"/>
      <w:jc w:val="left"/>
    </w:pPr>
    <w:rPr>
      <w:rFonts w:ascii="Calibri" w:hAnsi="Calibri"/>
      <w:i/>
      <w:iCs/>
      <w:sz w:val="20"/>
      <w:szCs w:val="20"/>
    </w:rPr>
  </w:style>
  <w:style w:type="paragraph" w:styleId="80">
    <w:name w:val="toc 8"/>
    <w:basedOn w:val="a"/>
    <w:next w:val="a"/>
    <w:uiPriority w:val="39"/>
    <w:rsid w:val="00F24AF7"/>
    <w:pPr>
      <w:ind w:left="1470"/>
      <w:jc w:val="left"/>
    </w:pPr>
    <w:rPr>
      <w:rFonts w:ascii="Calibri" w:hAnsi="Calibri"/>
      <w:sz w:val="18"/>
      <w:szCs w:val="18"/>
    </w:rPr>
  </w:style>
  <w:style w:type="paragraph" w:styleId="a7">
    <w:name w:val="Balloon Text"/>
    <w:basedOn w:val="a"/>
    <w:link w:val="a8"/>
    <w:unhideWhenUsed/>
    <w:rsid w:val="00F24AF7"/>
    <w:rPr>
      <w:sz w:val="18"/>
      <w:szCs w:val="18"/>
    </w:rPr>
  </w:style>
  <w:style w:type="paragraph" w:styleId="a9">
    <w:name w:val="footer"/>
    <w:basedOn w:val="a"/>
    <w:rsid w:val="00F24AF7"/>
    <w:pPr>
      <w:pBdr>
        <w:top w:val="single" w:sz="4" w:space="1" w:color="auto"/>
      </w:pBdr>
      <w:tabs>
        <w:tab w:val="center" w:pos="4153"/>
        <w:tab w:val="right" w:pos="8306"/>
      </w:tabs>
      <w:snapToGrid w:val="0"/>
      <w:jc w:val="left"/>
    </w:pPr>
    <w:rPr>
      <w:sz w:val="18"/>
      <w:szCs w:val="18"/>
    </w:rPr>
  </w:style>
  <w:style w:type="paragraph" w:styleId="aa">
    <w:name w:val="header"/>
    <w:basedOn w:val="a"/>
    <w:rsid w:val="00F24AF7"/>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24AF7"/>
    <w:pPr>
      <w:spacing w:before="120" w:after="120"/>
      <w:jc w:val="left"/>
    </w:pPr>
    <w:rPr>
      <w:rFonts w:ascii="Calibri" w:hAnsi="Calibri"/>
      <w:b/>
      <w:bCs/>
      <w:caps/>
      <w:sz w:val="20"/>
      <w:szCs w:val="20"/>
    </w:rPr>
  </w:style>
  <w:style w:type="paragraph" w:styleId="41">
    <w:name w:val="toc 4"/>
    <w:basedOn w:val="a"/>
    <w:next w:val="a"/>
    <w:uiPriority w:val="39"/>
    <w:rsid w:val="00F24AF7"/>
    <w:pPr>
      <w:ind w:left="630"/>
      <w:jc w:val="left"/>
    </w:pPr>
    <w:rPr>
      <w:rFonts w:ascii="Calibri" w:hAnsi="Calibri"/>
      <w:sz w:val="18"/>
      <w:szCs w:val="18"/>
    </w:rPr>
  </w:style>
  <w:style w:type="paragraph" w:styleId="60">
    <w:name w:val="toc 6"/>
    <w:basedOn w:val="a"/>
    <w:next w:val="a"/>
    <w:uiPriority w:val="39"/>
    <w:rsid w:val="00F24AF7"/>
    <w:pPr>
      <w:ind w:left="1050"/>
      <w:jc w:val="left"/>
    </w:pPr>
    <w:rPr>
      <w:rFonts w:ascii="Calibri" w:hAnsi="Calibri"/>
      <w:sz w:val="18"/>
      <w:szCs w:val="18"/>
    </w:rPr>
  </w:style>
  <w:style w:type="paragraph" w:styleId="20">
    <w:name w:val="toc 2"/>
    <w:basedOn w:val="a"/>
    <w:next w:val="a"/>
    <w:uiPriority w:val="39"/>
    <w:qFormat/>
    <w:rsid w:val="00F24AF7"/>
    <w:pPr>
      <w:ind w:left="210"/>
      <w:jc w:val="left"/>
    </w:pPr>
    <w:rPr>
      <w:rFonts w:ascii="Calibri" w:hAnsi="Calibri"/>
      <w:smallCaps/>
      <w:sz w:val="20"/>
      <w:szCs w:val="20"/>
    </w:rPr>
  </w:style>
  <w:style w:type="paragraph" w:styleId="90">
    <w:name w:val="toc 9"/>
    <w:basedOn w:val="a"/>
    <w:next w:val="a"/>
    <w:uiPriority w:val="39"/>
    <w:rsid w:val="00F24AF7"/>
    <w:pPr>
      <w:ind w:left="1680"/>
      <w:jc w:val="left"/>
    </w:pPr>
    <w:rPr>
      <w:rFonts w:ascii="Calibri" w:hAnsi="Calibri"/>
      <w:sz w:val="18"/>
      <w:szCs w:val="18"/>
    </w:rPr>
  </w:style>
  <w:style w:type="paragraph" w:styleId="11">
    <w:name w:val="index 1"/>
    <w:basedOn w:val="a"/>
    <w:next w:val="a"/>
    <w:semiHidden/>
    <w:rsid w:val="00F24AF7"/>
  </w:style>
  <w:style w:type="character" w:styleId="ab">
    <w:name w:val="page number"/>
    <w:basedOn w:val="a0"/>
    <w:rsid w:val="00F24AF7"/>
  </w:style>
  <w:style w:type="character" w:styleId="ac">
    <w:name w:val="FollowedHyperlink"/>
    <w:rsid w:val="00F24AF7"/>
    <w:rPr>
      <w:color w:val="800080"/>
      <w:u w:val="single"/>
    </w:rPr>
  </w:style>
  <w:style w:type="character" w:styleId="ad">
    <w:name w:val="Hyperlink"/>
    <w:uiPriority w:val="99"/>
    <w:rsid w:val="00F24AF7"/>
    <w:rPr>
      <w:color w:val="0000FF"/>
      <w:u w:val="single"/>
    </w:rPr>
  </w:style>
  <w:style w:type="table" w:styleId="ae">
    <w:name w:val="Table Grid"/>
    <w:basedOn w:val="a1"/>
    <w:rsid w:val="00F24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a"/>
    <w:rsid w:val="00F24AF7"/>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
    <w:rsid w:val="00F24AF7"/>
    <w:pPr>
      <w:widowControl/>
      <w:spacing w:before="80" w:line="240" w:lineRule="atLeast"/>
      <w:ind w:left="720"/>
    </w:pPr>
    <w:rPr>
      <w:color w:val="000000"/>
      <w:kern w:val="0"/>
      <w:sz w:val="20"/>
      <w:szCs w:val="20"/>
    </w:rPr>
  </w:style>
  <w:style w:type="paragraph" w:customStyle="1" w:styleId="TAH">
    <w:name w:val="TAH"/>
    <w:basedOn w:val="a"/>
    <w:rsid w:val="00F24AF7"/>
    <w:pPr>
      <w:keepNext/>
      <w:keepLines/>
      <w:widowControl/>
      <w:overflowPunct w:val="0"/>
      <w:autoSpaceDE w:val="0"/>
      <w:autoSpaceDN w:val="0"/>
      <w:adjustRightInd w:val="0"/>
      <w:jc w:val="center"/>
      <w:textAlignment w:val="baseline"/>
    </w:pPr>
    <w:rPr>
      <w:rFonts w:ascii="Arial" w:hAnsi="Arial"/>
      <w:b/>
      <w:kern w:val="0"/>
      <w:sz w:val="18"/>
      <w:szCs w:val="20"/>
      <w:lang w:eastAsia="en-US"/>
    </w:rPr>
  </w:style>
  <w:style w:type="paragraph" w:customStyle="1" w:styleId="TAL">
    <w:name w:val="TAL"/>
    <w:basedOn w:val="a"/>
    <w:rsid w:val="00F24AF7"/>
    <w:pPr>
      <w:keepNext/>
      <w:keepLines/>
      <w:widowControl/>
      <w:overflowPunct w:val="0"/>
      <w:autoSpaceDE w:val="0"/>
      <w:autoSpaceDN w:val="0"/>
      <w:adjustRightInd w:val="0"/>
      <w:jc w:val="left"/>
      <w:textAlignment w:val="baseline"/>
    </w:pPr>
    <w:rPr>
      <w:rFonts w:ascii="Arial" w:hAnsi="Arial"/>
      <w:kern w:val="0"/>
      <w:sz w:val="18"/>
      <w:szCs w:val="20"/>
      <w:lang w:eastAsia="en-US"/>
    </w:rPr>
  </w:style>
  <w:style w:type="paragraph" w:customStyle="1" w:styleId="12">
    <w:name w:val="列出段落1"/>
    <w:basedOn w:val="a"/>
    <w:uiPriority w:val="34"/>
    <w:qFormat/>
    <w:rsid w:val="00F24AF7"/>
    <w:pPr>
      <w:ind w:firstLineChars="200" w:firstLine="420"/>
    </w:pPr>
  </w:style>
  <w:style w:type="paragraph" w:customStyle="1" w:styleId="TOC1">
    <w:name w:val="TOC 标题1"/>
    <w:basedOn w:val="1"/>
    <w:next w:val="a"/>
    <w:uiPriority w:val="39"/>
    <w:unhideWhenUsed/>
    <w:qFormat/>
    <w:rsid w:val="00F24AF7"/>
    <w:pPr>
      <w:widowControl/>
      <w:spacing w:before="480" w:beforeAutospacing="0" w:after="0" w:afterAutospacing="0" w:line="276" w:lineRule="auto"/>
      <w:outlineLvl w:val="9"/>
    </w:pPr>
    <w:rPr>
      <w:rFonts w:ascii="Cambria" w:hAnsi="Cambria" w:cs="黑体"/>
      <w:color w:val="365F90"/>
      <w:kern w:val="0"/>
      <w:sz w:val="28"/>
      <w:szCs w:val="28"/>
    </w:rPr>
  </w:style>
  <w:style w:type="character" w:customStyle="1" w:styleId="a8">
    <w:name w:val="批注框文本 字符"/>
    <w:basedOn w:val="a0"/>
    <w:link w:val="a7"/>
    <w:semiHidden/>
    <w:rsid w:val="00F24AF7"/>
    <w:rPr>
      <w:kern w:val="2"/>
      <w:sz w:val="18"/>
      <w:szCs w:val="18"/>
    </w:rPr>
  </w:style>
  <w:style w:type="character" w:customStyle="1" w:styleId="40">
    <w:name w:val="标题 4 字符"/>
    <w:basedOn w:val="a0"/>
    <w:link w:val="4"/>
    <w:rsid w:val="00F24AF7"/>
    <w:rPr>
      <w:b/>
      <w:bCs/>
      <w:kern w:val="2"/>
      <w:sz w:val="24"/>
      <w:szCs w:val="28"/>
    </w:rPr>
  </w:style>
  <w:style w:type="character" w:customStyle="1" w:styleId="50">
    <w:name w:val="标题 5 字符"/>
    <w:basedOn w:val="a0"/>
    <w:link w:val="5"/>
    <w:rsid w:val="00F24AF7"/>
    <w:rPr>
      <w:rFonts w:ascii="Times" w:hAnsi="Times"/>
      <w:b/>
      <w:bCs/>
      <w:kern w:val="2"/>
      <w:sz w:val="21"/>
      <w:szCs w:val="28"/>
    </w:rPr>
  </w:style>
  <w:style w:type="paragraph" w:styleId="af">
    <w:name w:val="Normal (Web)"/>
    <w:basedOn w:val="a"/>
    <w:uiPriority w:val="99"/>
    <w:semiHidden/>
    <w:unhideWhenUsed/>
    <w:rsid w:val="00903FCB"/>
    <w:pPr>
      <w:widowControl/>
      <w:spacing w:before="100" w:beforeAutospacing="1" w:after="100" w:afterAutospacing="1"/>
      <w:jc w:val="left"/>
    </w:pPr>
    <w:rPr>
      <w:rFonts w:ascii="宋体" w:hAnsi="宋体" w:cs="宋体"/>
      <w:kern w:val="0"/>
      <w:sz w:val="24"/>
    </w:rPr>
  </w:style>
  <w:style w:type="paragraph" w:styleId="af0">
    <w:name w:val="List Paragraph"/>
    <w:basedOn w:val="a"/>
    <w:uiPriority w:val="99"/>
    <w:unhideWhenUsed/>
    <w:rsid w:val="00844B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1107">
      <w:bodyDiv w:val="1"/>
      <w:marLeft w:val="0"/>
      <w:marRight w:val="0"/>
      <w:marTop w:val="0"/>
      <w:marBottom w:val="0"/>
      <w:divBdr>
        <w:top w:val="none" w:sz="0" w:space="0" w:color="auto"/>
        <w:left w:val="none" w:sz="0" w:space="0" w:color="auto"/>
        <w:bottom w:val="none" w:sz="0" w:space="0" w:color="auto"/>
        <w:right w:val="none" w:sz="0" w:space="0" w:color="auto"/>
      </w:divBdr>
      <w:divsChild>
        <w:div w:id="124127666">
          <w:marLeft w:val="0"/>
          <w:marRight w:val="0"/>
          <w:marTop w:val="0"/>
          <w:marBottom w:val="0"/>
          <w:divBdr>
            <w:top w:val="none" w:sz="0" w:space="0" w:color="auto"/>
            <w:left w:val="none" w:sz="0" w:space="0" w:color="auto"/>
            <w:bottom w:val="none" w:sz="0" w:space="0" w:color="auto"/>
            <w:right w:val="none" w:sz="0" w:space="0" w:color="auto"/>
          </w:divBdr>
        </w:div>
      </w:divsChild>
    </w:div>
    <w:div w:id="10227632">
      <w:bodyDiv w:val="1"/>
      <w:marLeft w:val="0"/>
      <w:marRight w:val="0"/>
      <w:marTop w:val="0"/>
      <w:marBottom w:val="0"/>
      <w:divBdr>
        <w:top w:val="none" w:sz="0" w:space="0" w:color="auto"/>
        <w:left w:val="none" w:sz="0" w:space="0" w:color="auto"/>
        <w:bottom w:val="none" w:sz="0" w:space="0" w:color="auto"/>
        <w:right w:val="none" w:sz="0" w:space="0" w:color="auto"/>
      </w:divBdr>
      <w:divsChild>
        <w:div w:id="71199254">
          <w:marLeft w:val="0"/>
          <w:marRight w:val="0"/>
          <w:marTop w:val="0"/>
          <w:marBottom w:val="0"/>
          <w:divBdr>
            <w:top w:val="none" w:sz="0" w:space="0" w:color="auto"/>
            <w:left w:val="none" w:sz="0" w:space="0" w:color="auto"/>
            <w:bottom w:val="none" w:sz="0" w:space="0" w:color="auto"/>
            <w:right w:val="none" w:sz="0" w:space="0" w:color="auto"/>
          </w:divBdr>
        </w:div>
      </w:divsChild>
    </w:div>
    <w:div w:id="20133208">
      <w:bodyDiv w:val="1"/>
      <w:marLeft w:val="0"/>
      <w:marRight w:val="0"/>
      <w:marTop w:val="0"/>
      <w:marBottom w:val="0"/>
      <w:divBdr>
        <w:top w:val="none" w:sz="0" w:space="0" w:color="auto"/>
        <w:left w:val="none" w:sz="0" w:space="0" w:color="auto"/>
        <w:bottom w:val="none" w:sz="0" w:space="0" w:color="auto"/>
        <w:right w:val="none" w:sz="0" w:space="0" w:color="auto"/>
      </w:divBdr>
      <w:divsChild>
        <w:div w:id="244531108">
          <w:marLeft w:val="0"/>
          <w:marRight w:val="0"/>
          <w:marTop w:val="0"/>
          <w:marBottom w:val="0"/>
          <w:divBdr>
            <w:top w:val="none" w:sz="0" w:space="0" w:color="auto"/>
            <w:left w:val="none" w:sz="0" w:space="0" w:color="auto"/>
            <w:bottom w:val="none" w:sz="0" w:space="0" w:color="auto"/>
            <w:right w:val="none" w:sz="0" w:space="0" w:color="auto"/>
          </w:divBdr>
        </w:div>
      </w:divsChild>
    </w:div>
    <w:div w:id="24067520">
      <w:bodyDiv w:val="1"/>
      <w:marLeft w:val="0"/>
      <w:marRight w:val="0"/>
      <w:marTop w:val="0"/>
      <w:marBottom w:val="0"/>
      <w:divBdr>
        <w:top w:val="none" w:sz="0" w:space="0" w:color="auto"/>
        <w:left w:val="none" w:sz="0" w:space="0" w:color="auto"/>
        <w:bottom w:val="none" w:sz="0" w:space="0" w:color="auto"/>
        <w:right w:val="none" w:sz="0" w:space="0" w:color="auto"/>
      </w:divBdr>
      <w:divsChild>
        <w:div w:id="373047998">
          <w:marLeft w:val="0"/>
          <w:marRight w:val="0"/>
          <w:marTop w:val="0"/>
          <w:marBottom w:val="0"/>
          <w:divBdr>
            <w:top w:val="none" w:sz="0" w:space="0" w:color="auto"/>
            <w:left w:val="none" w:sz="0" w:space="0" w:color="auto"/>
            <w:bottom w:val="none" w:sz="0" w:space="0" w:color="auto"/>
            <w:right w:val="none" w:sz="0" w:space="0" w:color="auto"/>
          </w:divBdr>
        </w:div>
      </w:divsChild>
    </w:div>
    <w:div w:id="28728515">
      <w:bodyDiv w:val="1"/>
      <w:marLeft w:val="0"/>
      <w:marRight w:val="0"/>
      <w:marTop w:val="0"/>
      <w:marBottom w:val="0"/>
      <w:divBdr>
        <w:top w:val="none" w:sz="0" w:space="0" w:color="auto"/>
        <w:left w:val="none" w:sz="0" w:space="0" w:color="auto"/>
        <w:bottom w:val="none" w:sz="0" w:space="0" w:color="auto"/>
        <w:right w:val="none" w:sz="0" w:space="0" w:color="auto"/>
      </w:divBdr>
      <w:divsChild>
        <w:div w:id="314603101">
          <w:marLeft w:val="0"/>
          <w:marRight w:val="0"/>
          <w:marTop w:val="0"/>
          <w:marBottom w:val="0"/>
          <w:divBdr>
            <w:top w:val="none" w:sz="0" w:space="0" w:color="auto"/>
            <w:left w:val="none" w:sz="0" w:space="0" w:color="auto"/>
            <w:bottom w:val="none" w:sz="0" w:space="0" w:color="auto"/>
            <w:right w:val="none" w:sz="0" w:space="0" w:color="auto"/>
          </w:divBdr>
        </w:div>
      </w:divsChild>
    </w:div>
    <w:div w:id="29961389">
      <w:bodyDiv w:val="1"/>
      <w:marLeft w:val="0"/>
      <w:marRight w:val="0"/>
      <w:marTop w:val="0"/>
      <w:marBottom w:val="0"/>
      <w:divBdr>
        <w:top w:val="none" w:sz="0" w:space="0" w:color="auto"/>
        <w:left w:val="none" w:sz="0" w:space="0" w:color="auto"/>
        <w:bottom w:val="none" w:sz="0" w:space="0" w:color="auto"/>
        <w:right w:val="none" w:sz="0" w:space="0" w:color="auto"/>
      </w:divBdr>
      <w:divsChild>
        <w:div w:id="503983744">
          <w:marLeft w:val="0"/>
          <w:marRight w:val="0"/>
          <w:marTop w:val="0"/>
          <w:marBottom w:val="0"/>
          <w:divBdr>
            <w:top w:val="none" w:sz="0" w:space="0" w:color="auto"/>
            <w:left w:val="none" w:sz="0" w:space="0" w:color="auto"/>
            <w:bottom w:val="none" w:sz="0" w:space="0" w:color="auto"/>
            <w:right w:val="none" w:sz="0" w:space="0" w:color="auto"/>
          </w:divBdr>
        </w:div>
      </w:divsChild>
    </w:div>
    <w:div w:id="43066768">
      <w:bodyDiv w:val="1"/>
      <w:marLeft w:val="0"/>
      <w:marRight w:val="0"/>
      <w:marTop w:val="0"/>
      <w:marBottom w:val="0"/>
      <w:divBdr>
        <w:top w:val="none" w:sz="0" w:space="0" w:color="auto"/>
        <w:left w:val="none" w:sz="0" w:space="0" w:color="auto"/>
        <w:bottom w:val="none" w:sz="0" w:space="0" w:color="auto"/>
        <w:right w:val="none" w:sz="0" w:space="0" w:color="auto"/>
      </w:divBdr>
      <w:divsChild>
        <w:div w:id="613709926">
          <w:marLeft w:val="0"/>
          <w:marRight w:val="0"/>
          <w:marTop w:val="0"/>
          <w:marBottom w:val="0"/>
          <w:divBdr>
            <w:top w:val="none" w:sz="0" w:space="0" w:color="auto"/>
            <w:left w:val="none" w:sz="0" w:space="0" w:color="auto"/>
            <w:bottom w:val="none" w:sz="0" w:space="0" w:color="auto"/>
            <w:right w:val="none" w:sz="0" w:space="0" w:color="auto"/>
          </w:divBdr>
        </w:div>
      </w:divsChild>
    </w:div>
    <w:div w:id="56130325">
      <w:bodyDiv w:val="1"/>
      <w:marLeft w:val="0"/>
      <w:marRight w:val="0"/>
      <w:marTop w:val="0"/>
      <w:marBottom w:val="0"/>
      <w:divBdr>
        <w:top w:val="none" w:sz="0" w:space="0" w:color="auto"/>
        <w:left w:val="none" w:sz="0" w:space="0" w:color="auto"/>
        <w:bottom w:val="none" w:sz="0" w:space="0" w:color="auto"/>
        <w:right w:val="none" w:sz="0" w:space="0" w:color="auto"/>
      </w:divBdr>
      <w:divsChild>
        <w:div w:id="2027829766">
          <w:marLeft w:val="0"/>
          <w:marRight w:val="0"/>
          <w:marTop w:val="0"/>
          <w:marBottom w:val="0"/>
          <w:divBdr>
            <w:top w:val="none" w:sz="0" w:space="0" w:color="auto"/>
            <w:left w:val="none" w:sz="0" w:space="0" w:color="auto"/>
            <w:bottom w:val="none" w:sz="0" w:space="0" w:color="auto"/>
            <w:right w:val="none" w:sz="0" w:space="0" w:color="auto"/>
          </w:divBdr>
        </w:div>
      </w:divsChild>
    </w:div>
    <w:div w:id="191962702">
      <w:bodyDiv w:val="1"/>
      <w:marLeft w:val="0"/>
      <w:marRight w:val="0"/>
      <w:marTop w:val="0"/>
      <w:marBottom w:val="0"/>
      <w:divBdr>
        <w:top w:val="none" w:sz="0" w:space="0" w:color="auto"/>
        <w:left w:val="none" w:sz="0" w:space="0" w:color="auto"/>
        <w:bottom w:val="none" w:sz="0" w:space="0" w:color="auto"/>
        <w:right w:val="none" w:sz="0" w:space="0" w:color="auto"/>
      </w:divBdr>
      <w:divsChild>
        <w:div w:id="809980700">
          <w:marLeft w:val="0"/>
          <w:marRight w:val="0"/>
          <w:marTop w:val="0"/>
          <w:marBottom w:val="0"/>
          <w:divBdr>
            <w:top w:val="none" w:sz="0" w:space="0" w:color="auto"/>
            <w:left w:val="none" w:sz="0" w:space="0" w:color="auto"/>
            <w:bottom w:val="none" w:sz="0" w:space="0" w:color="auto"/>
            <w:right w:val="none" w:sz="0" w:space="0" w:color="auto"/>
          </w:divBdr>
        </w:div>
      </w:divsChild>
    </w:div>
    <w:div w:id="199514124">
      <w:bodyDiv w:val="1"/>
      <w:marLeft w:val="0"/>
      <w:marRight w:val="0"/>
      <w:marTop w:val="0"/>
      <w:marBottom w:val="0"/>
      <w:divBdr>
        <w:top w:val="none" w:sz="0" w:space="0" w:color="auto"/>
        <w:left w:val="none" w:sz="0" w:space="0" w:color="auto"/>
        <w:bottom w:val="none" w:sz="0" w:space="0" w:color="auto"/>
        <w:right w:val="none" w:sz="0" w:space="0" w:color="auto"/>
      </w:divBdr>
      <w:divsChild>
        <w:div w:id="709651861">
          <w:marLeft w:val="0"/>
          <w:marRight w:val="0"/>
          <w:marTop w:val="0"/>
          <w:marBottom w:val="0"/>
          <w:divBdr>
            <w:top w:val="none" w:sz="0" w:space="0" w:color="auto"/>
            <w:left w:val="none" w:sz="0" w:space="0" w:color="auto"/>
            <w:bottom w:val="none" w:sz="0" w:space="0" w:color="auto"/>
            <w:right w:val="none" w:sz="0" w:space="0" w:color="auto"/>
          </w:divBdr>
        </w:div>
      </w:divsChild>
    </w:div>
    <w:div w:id="201208879">
      <w:bodyDiv w:val="1"/>
      <w:marLeft w:val="0"/>
      <w:marRight w:val="0"/>
      <w:marTop w:val="0"/>
      <w:marBottom w:val="0"/>
      <w:divBdr>
        <w:top w:val="none" w:sz="0" w:space="0" w:color="auto"/>
        <w:left w:val="none" w:sz="0" w:space="0" w:color="auto"/>
        <w:bottom w:val="none" w:sz="0" w:space="0" w:color="auto"/>
        <w:right w:val="none" w:sz="0" w:space="0" w:color="auto"/>
      </w:divBdr>
      <w:divsChild>
        <w:div w:id="97331533">
          <w:marLeft w:val="0"/>
          <w:marRight w:val="0"/>
          <w:marTop w:val="0"/>
          <w:marBottom w:val="0"/>
          <w:divBdr>
            <w:top w:val="none" w:sz="0" w:space="0" w:color="auto"/>
            <w:left w:val="none" w:sz="0" w:space="0" w:color="auto"/>
            <w:bottom w:val="none" w:sz="0" w:space="0" w:color="auto"/>
            <w:right w:val="none" w:sz="0" w:space="0" w:color="auto"/>
          </w:divBdr>
        </w:div>
      </w:divsChild>
    </w:div>
    <w:div w:id="206532212">
      <w:bodyDiv w:val="1"/>
      <w:marLeft w:val="0"/>
      <w:marRight w:val="0"/>
      <w:marTop w:val="0"/>
      <w:marBottom w:val="0"/>
      <w:divBdr>
        <w:top w:val="none" w:sz="0" w:space="0" w:color="auto"/>
        <w:left w:val="none" w:sz="0" w:space="0" w:color="auto"/>
        <w:bottom w:val="none" w:sz="0" w:space="0" w:color="auto"/>
        <w:right w:val="none" w:sz="0" w:space="0" w:color="auto"/>
      </w:divBdr>
      <w:divsChild>
        <w:div w:id="2100784893">
          <w:marLeft w:val="0"/>
          <w:marRight w:val="0"/>
          <w:marTop w:val="0"/>
          <w:marBottom w:val="0"/>
          <w:divBdr>
            <w:top w:val="none" w:sz="0" w:space="0" w:color="auto"/>
            <w:left w:val="none" w:sz="0" w:space="0" w:color="auto"/>
            <w:bottom w:val="none" w:sz="0" w:space="0" w:color="auto"/>
            <w:right w:val="none" w:sz="0" w:space="0" w:color="auto"/>
          </w:divBdr>
        </w:div>
      </w:divsChild>
    </w:div>
    <w:div w:id="206919212">
      <w:bodyDiv w:val="1"/>
      <w:marLeft w:val="0"/>
      <w:marRight w:val="0"/>
      <w:marTop w:val="0"/>
      <w:marBottom w:val="0"/>
      <w:divBdr>
        <w:top w:val="none" w:sz="0" w:space="0" w:color="auto"/>
        <w:left w:val="none" w:sz="0" w:space="0" w:color="auto"/>
        <w:bottom w:val="none" w:sz="0" w:space="0" w:color="auto"/>
        <w:right w:val="none" w:sz="0" w:space="0" w:color="auto"/>
      </w:divBdr>
      <w:divsChild>
        <w:div w:id="580412390">
          <w:marLeft w:val="0"/>
          <w:marRight w:val="0"/>
          <w:marTop w:val="0"/>
          <w:marBottom w:val="0"/>
          <w:divBdr>
            <w:top w:val="none" w:sz="0" w:space="0" w:color="auto"/>
            <w:left w:val="none" w:sz="0" w:space="0" w:color="auto"/>
            <w:bottom w:val="none" w:sz="0" w:space="0" w:color="auto"/>
            <w:right w:val="none" w:sz="0" w:space="0" w:color="auto"/>
          </w:divBdr>
        </w:div>
      </w:divsChild>
    </w:div>
    <w:div w:id="216287527">
      <w:bodyDiv w:val="1"/>
      <w:marLeft w:val="0"/>
      <w:marRight w:val="0"/>
      <w:marTop w:val="0"/>
      <w:marBottom w:val="0"/>
      <w:divBdr>
        <w:top w:val="none" w:sz="0" w:space="0" w:color="auto"/>
        <w:left w:val="none" w:sz="0" w:space="0" w:color="auto"/>
        <w:bottom w:val="none" w:sz="0" w:space="0" w:color="auto"/>
        <w:right w:val="none" w:sz="0" w:space="0" w:color="auto"/>
      </w:divBdr>
      <w:divsChild>
        <w:div w:id="404842373">
          <w:marLeft w:val="0"/>
          <w:marRight w:val="0"/>
          <w:marTop w:val="0"/>
          <w:marBottom w:val="0"/>
          <w:divBdr>
            <w:top w:val="none" w:sz="0" w:space="0" w:color="auto"/>
            <w:left w:val="none" w:sz="0" w:space="0" w:color="auto"/>
            <w:bottom w:val="none" w:sz="0" w:space="0" w:color="auto"/>
            <w:right w:val="none" w:sz="0" w:space="0" w:color="auto"/>
          </w:divBdr>
        </w:div>
      </w:divsChild>
    </w:div>
    <w:div w:id="217400909">
      <w:bodyDiv w:val="1"/>
      <w:marLeft w:val="0"/>
      <w:marRight w:val="0"/>
      <w:marTop w:val="0"/>
      <w:marBottom w:val="0"/>
      <w:divBdr>
        <w:top w:val="none" w:sz="0" w:space="0" w:color="auto"/>
        <w:left w:val="none" w:sz="0" w:space="0" w:color="auto"/>
        <w:bottom w:val="none" w:sz="0" w:space="0" w:color="auto"/>
        <w:right w:val="none" w:sz="0" w:space="0" w:color="auto"/>
      </w:divBdr>
      <w:divsChild>
        <w:div w:id="312956737">
          <w:marLeft w:val="0"/>
          <w:marRight w:val="0"/>
          <w:marTop w:val="0"/>
          <w:marBottom w:val="0"/>
          <w:divBdr>
            <w:top w:val="none" w:sz="0" w:space="0" w:color="auto"/>
            <w:left w:val="none" w:sz="0" w:space="0" w:color="auto"/>
            <w:bottom w:val="none" w:sz="0" w:space="0" w:color="auto"/>
            <w:right w:val="none" w:sz="0" w:space="0" w:color="auto"/>
          </w:divBdr>
        </w:div>
      </w:divsChild>
    </w:div>
    <w:div w:id="243338033">
      <w:bodyDiv w:val="1"/>
      <w:marLeft w:val="0"/>
      <w:marRight w:val="0"/>
      <w:marTop w:val="0"/>
      <w:marBottom w:val="0"/>
      <w:divBdr>
        <w:top w:val="none" w:sz="0" w:space="0" w:color="auto"/>
        <w:left w:val="none" w:sz="0" w:space="0" w:color="auto"/>
        <w:bottom w:val="none" w:sz="0" w:space="0" w:color="auto"/>
        <w:right w:val="none" w:sz="0" w:space="0" w:color="auto"/>
      </w:divBdr>
      <w:divsChild>
        <w:div w:id="871920385">
          <w:marLeft w:val="0"/>
          <w:marRight w:val="0"/>
          <w:marTop w:val="0"/>
          <w:marBottom w:val="0"/>
          <w:divBdr>
            <w:top w:val="none" w:sz="0" w:space="0" w:color="auto"/>
            <w:left w:val="none" w:sz="0" w:space="0" w:color="auto"/>
            <w:bottom w:val="none" w:sz="0" w:space="0" w:color="auto"/>
            <w:right w:val="none" w:sz="0" w:space="0" w:color="auto"/>
          </w:divBdr>
        </w:div>
      </w:divsChild>
    </w:div>
    <w:div w:id="246109990">
      <w:bodyDiv w:val="1"/>
      <w:marLeft w:val="0"/>
      <w:marRight w:val="0"/>
      <w:marTop w:val="0"/>
      <w:marBottom w:val="0"/>
      <w:divBdr>
        <w:top w:val="none" w:sz="0" w:space="0" w:color="auto"/>
        <w:left w:val="none" w:sz="0" w:space="0" w:color="auto"/>
        <w:bottom w:val="none" w:sz="0" w:space="0" w:color="auto"/>
        <w:right w:val="none" w:sz="0" w:space="0" w:color="auto"/>
      </w:divBdr>
      <w:divsChild>
        <w:div w:id="987056700">
          <w:marLeft w:val="0"/>
          <w:marRight w:val="0"/>
          <w:marTop w:val="0"/>
          <w:marBottom w:val="0"/>
          <w:divBdr>
            <w:top w:val="none" w:sz="0" w:space="0" w:color="auto"/>
            <w:left w:val="none" w:sz="0" w:space="0" w:color="auto"/>
            <w:bottom w:val="none" w:sz="0" w:space="0" w:color="auto"/>
            <w:right w:val="none" w:sz="0" w:space="0" w:color="auto"/>
          </w:divBdr>
        </w:div>
      </w:divsChild>
    </w:div>
    <w:div w:id="264965713">
      <w:bodyDiv w:val="1"/>
      <w:marLeft w:val="0"/>
      <w:marRight w:val="0"/>
      <w:marTop w:val="0"/>
      <w:marBottom w:val="0"/>
      <w:divBdr>
        <w:top w:val="none" w:sz="0" w:space="0" w:color="auto"/>
        <w:left w:val="none" w:sz="0" w:space="0" w:color="auto"/>
        <w:bottom w:val="none" w:sz="0" w:space="0" w:color="auto"/>
        <w:right w:val="none" w:sz="0" w:space="0" w:color="auto"/>
      </w:divBdr>
      <w:divsChild>
        <w:div w:id="1233857649">
          <w:marLeft w:val="0"/>
          <w:marRight w:val="0"/>
          <w:marTop w:val="0"/>
          <w:marBottom w:val="0"/>
          <w:divBdr>
            <w:top w:val="none" w:sz="0" w:space="0" w:color="auto"/>
            <w:left w:val="none" w:sz="0" w:space="0" w:color="auto"/>
            <w:bottom w:val="none" w:sz="0" w:space="0" w:color="auto"/>
            <w:right w:val="none" w:sz="0" w:space="0" w:color="auto"/>
          </w:divBdr>
        </w:div>
      </w:divsChild>
    </w:div>
    <w:div w:id="361127459">
      <w:bodyDiv w:val="1"/>
      <w:marLeft w:val="0"/>
      <w:marRight w:val="0"/>
      <w:marTop w:val="0"/>
      <w:marBottom w:val="0"/>
      <w:divBdr>
        <w:top w:val="none" w:sz="0" w:space="0" w:color="auto"/>
        <w:left w:val="none" w:sz="0" w:space="0" w:color="auto"/>
        <w:bottom w:val="none" w:sz="0" w:space="0" w:color="auto"/>
        <w:right w:val="none" w:sz="0" w:space="0" w:color="auto"/>
      </w:divBdr>
      <w:divsChild>
        <w:div w:id="728380390">
          <w:marLeft w:val="0"/>
          <w:marRight w:val="0"/>
          <w:marTop w:val="0"/>
          <w:marBottom w:val="0"/>
          <w:divBdr>
            <w:top w:val="none" w:sz="0" w:space="0" w:color="auto"/>
            <w:left w:val="none" w:sz="0" w:space="0" w:color="auto"/>
            <w:bottom w:val="none" w:sz="0" w:space="0" w:color="auto"/>
            <w:right w:val="none" w:sz="0" w:space="0" w:color="auto"/>
          </w:divBdr>
        </w:div>
      </w:divsChild>
    </w:div>
    <w:div w:id="381254906">
      <w:bodyDiv w:val="1"/>
      <w:marLeft w:val="0"/>
      <w:marRight w:val="0"/>
      <w:marTop w:val="0"/>
      <w:marBottom w:val="0"/>
      <w:divBdr>
        <w:top w:val="none" w:sz="0" w:space="0" w:color="auto"/>
        <w:left w:val="none" w:sz="0" w:space="0" w:color="auto"/>
        <w:bottom w:val="none" w:sz="0" w:space="0" w:color="auto"/>
        <w:right w:val="none" w:sz="0" w:space="0" w:color="auto"/>
      </w:divBdr>
      <w:divsChild>
        <w:div w:id="1422220622">
          <w:marLeft w:val="0"/>
          <w:marRight w:val="0"/>
          <w:marTop w:val="0"/>
          <w:marBottom w:val="0"/>
          <w:divBdr>
            <w:top w:val="none" w:sz="0" w:space="0" w:color="auto"/>
            <w:left w:val="none" w:sz="0" w:space="0" w:color="auto"/>
            <w:bottom w:val="none" w:sz="0" w:space="0" w:color="auto"/>
            <w:right w:val="none" w:sz="0" w:space="0" w:color="auto"/>
          </w:divBdr>
        </w:div>
      </w:divsChild>
    </w:div>
    <w:div w:id="384182167">
      <w:bodyDiv w:val="1"/>
      <w:marLeft w:val="0"/>
      <w:marRight w:val="0"/>
      <w:marTop w:val="0"/>
      <w:marBottom w:val="0"/>
      <w:divBdr>
        <w:top w:val="none" w:sz="0" w:space="0" w:color="auto"/>
        <w:left w:val="none" w:sz="0" w:space="0" w:color="auto"/>
        <w:bottom w:val="none" w:sz="0" w:space="0" w:color="auto"/>
        <w:right w:val="none" w:sz="0" w:space="0" w:color="auto"/>
      </w:divBdr>
      <w:divsChild>
        <w:div w:id="498892292">
          <w:marLeft w:val="0"/>
          <w:marRight w:val="0"/>
          <w:marTop w:val="0"/>
          <w:marBottom w:val="0"/>
          <w:divBdr>
            <w:top w:val="none" w:sz="0" w:space="0" w:color="auto"/>
            <w:left w:val="none" w:sz="0" w:space="0" w:color="auto"/>
            <w:bottom w:val="none" w:sz="0" w:space="0" w:color="auto"/>
            <w:right w:val="none" w:sz="0" w:space="0" w:color="auto"/>
          </w:divBdr>
        </w:div>
      </w:divsChild>
    </w:div>
    <w:div w:id="385299283">
      <w:bodyDiv w:val="1"/>
      <w:marLeft w:val="0"/>
      <w:marRight w:val="0"/>
      <w:marTop w:val="0"/>
      <w:marBottom w:val="0"/>
      <w:divBdr>
        <w:top w:val="none" w:sz="0" w:space="0" w:color="auto"/>
        <w:left w:val="none" w:sz="0" w:space="0" w:color="auto"/>
        <w:bottom w:val="none" w:sz="0" w:space="0" w:color="auto"/>
        <w:right w:val="none" w:sz="0" w:space="0" w:color="auto"/>
      </w:divBdr>
      <w:divsChild>
        <w:div w:id="401804086">
          <w:marLeft w:val="0"/>
          <w:marRight w:val="0"/>
          <w:marTop w:val="0"/>
          <w:marBottom w:val="0"/>
          <w:divBdr>
            <w:top w:val="none" w:sz="0" w:space="0" w:color="auto"/>
            <w:left w:val="none" w:sz="0" w:space="0" w:color="auto"/>
            <w:bottom w:val="none" w:sz="0" w:space="0" w:color="auto"/>
            <w:right w:val="none" w:sz="0" w:space="0" w:color="auto"/>
          </w:divBdr>
        </w:div>
      </w:divsChild>
    </w:div>
    <w:div w:id="442383779">
      <w:bodyDiv w:val="1"/>
      <w:marLeft w:val="0"/>
      <w:marRight w:val="0"/>
      <w:marTop w:val="0"/>
      <w:marBottom w:val="0"/>
      <w:divBdr>
        <w:top w:val="none" w:sz="0" w:space="0" w:color="auto"/>
        <w:left w:val="none" w:sz="0" w:space="0" w:color="auto"/>
        <w:bottom w:val="none" w:sz="0" w:space="0" w:color="auto"/>
        <w:right w:val="none" w:sz="0" w:space="0" w:color="auto"/>
      </w:divBdr>
      <w:divsChild>
        <w:div w:id="611673599">
          <w:marLeft w:val="0"/>
          <w:marRight w:val="0"/>
          <w:marTop w:val="0"/>
          <w:marBottom w:val="0"/>
          <w:divBdr>
            <w:top w:val="none" w:sz="0" w:space="0" w:color="auto"/>
            <w:left w:val="none" w:sz="0" w:space="0" w:color="auto"/>
            <w:bottom w:val="none" w:sz="0" w:space="0" w:color="auto"/>
            <w:right w:val="none" w:sz="0" w:space="0" w:color="auto"/>
          </w:divBdr>
        </w:div>
      </w:divsChild>
    </w:div>
    <w:div w:id="475948592">
      <w:bodyDiv w:val="1"/>
      <w:marLeft w:val="0"/>
      <w:marRight w:val="0"/>
      <w:marTop w:val="0"/>
      <w:marBottom w:val="0"/>
      <w:divBdr>
        <w:top w:val="none" w:sz="0" w:space="0" w:color="auto"/>
        <w:left w:val="none" w:sz="0" w:space="0" w:color="auto"/>
        <w:bottom w:val="none" w:sz="0" w:space="0" w:color="auto"/>
        <w:right w:val="none" w:sz="0" w:space="0" w:color="auto"/>
      </w:divBdr>
      <w:divsChild>
        <w:div w:id="1584291090">
          <w:marLeft w:val="0"/>
          <w:marRight w:val="0"/>
          <w:marTop w:val="0"/>
          <w:marBottom w:val="0"/>
          <w:divBdr>
            <w:top w:val="none" w:sz="0" w:space="0" w:color="auto"/>
            <w:left w:val="none" w:sz="0" w:space="0" w:color="auto"/>
            <w:bottom w:val="none" w:sz="0" w:space="0" w:color="auto"/>
            <w:right w:val="none" w:sz="0" w:space="0" w:color="auto"/>
          </w:divBdr>
        </w:div>
      </w:divsChild>
    </w:div>
    <w:div w:id="477452672">
      <w:bodyDiv w:val="1"/>
      <w:marLeft w:val="0"/>
      <w:marRight w:val="0"/>
      <w:marTop w:val="0"/>
      <w:marBottom w:val="0"/>
      <w:divBdr>
        <w:top w:val="none" w:sz="0" w:space="0" w:color="auto"/>
        <w:left w:val="none" w:sz="0" w:space="0" w:color="auto"/>
        <w:bottom w:val="none" w:sz="0" w:space="0" w:color="auto"/>
        <w:right w:val="none" w:sz="0" w:space="0" w:color="auto"/>
      </w:divBdr>
      <w:divsChild>
        <w:div w:id="1747260308">
          <w:marLeft w:val="0"/>
          <w:marRight w:val="0"/>
          <w:marTop w:val="0"/>
          <w:marBottom w:val="0"/>
          <w:divBdr>
            <w:top w:val="none" w:sz="0" w:space="0" w:color="auto"/>
            <w:left w:val="none" w:sz="0" w:space="0" w:color="auto"/>
            <w:bottom w:val="none" w:sz="0" w:space="0" w:color="auto"/>
            <w:right w:val="none" w:sz="0" w:space="0" w:color="auto"/>
          </w:divBdr>
        </w:div>
      </w:divsChild>
    </w:div>
    <w:div w:id="532158796">
      <w:bodyDiv w:val="1"/>
      <w:marLeft w:val="0"/>
      <w:marRight w:val="0"/>
      <w:marTop w:val="0"/>
      <w:marBottom w:val="0"/>
      <w:divBdr>
        <w:top w:val="none" w:sz="0" w:space="0" w:color="auto"/>
        <w:left w:val="none" w:sz="0" w:space="0" w:color="auto"/>
        <w:bottom w:val="none" w:sz="0" w:space="0" w:color="auto"/>
        <w:right w:val="none" w:sz="0" w:space="0" w:color="auto"/>
      </w:divBdr>
      <w:divsChild>
        <w:div w:id="711854231">
          <w:marLeft w:val="0"/>
          <w:marRight w:val="0"/>
          <w:marTop w:val="0"/>
          <w:marBottom w:val="0"/>
          <w:divBdr>
            <w:top w:val="none" w:sz="0" w:space="0" w:color="auto"/>
            <w:left w:val="none" w:sz="0" w:space="0" w:color="auto"/>
            <w:bottom w:val="none" w:sz="0" w:space="0" w:color="auto"/>
            <w:right w:val="none" w:sz="0" w:space="0" w:color="auto"/>
          </w:divBdr>
        </w:div>
      </w:divsChild>
    </w:div>
    <w:div w:id="545920256">
      <w:bodyDiv w:val="1"/>
      <w:marLeft w:val="0"/>
      <w:marRight w:val="0"/>
      <w:marTop w:val="0"/>
      <w:marBottom w:val="0"/>
      <w:divBdr>
        <w:top w:val="none" w:sz="0" w:space="0" w:color="auto"/>
        <w:left w:val="none" w:sz="0" w:space="0" w:color="auto"/>
        <w:bottom w:val="none" w:sz="0" w:space="0" w:color="auto"/>
        <w:right w:val="none" w:sz="0" w:space="0" w:color="auto"/>
      </w:divBdr>
      <w:divsChild>
        <w:div w:id="614944464">
          <w:marLeft w:val="0"/>
          <w:marRight w:val="0"/>
          <w:marTop w:val="0"/>
          <w:marBottom w:val="0"/>
          <w:divBdr>
            <w:top w:val="none" w:sz="0" w:space="0" w:color="auto"/>
            <w:left w:val="none" w:sz="0" w:space="0" w:color="auto"/>
            <w:bottom w:val="none" w:sz="0" w:space="0" w:color="auto"/>
            <w:right w:val="none" w:sz="0" w:space="0" w:color="auto"/>
          </w:divBdr>
        </w:div>
      </w:divsChild>
    </w:div>
    <w:div w:id="623273998">
      <w:bodyDiv w:val="1"/>
      <w:marLeft w:val="0"/>
      <w:marRight w:val="0"/>
      <w:marTop w:val="0"/>
      <w:marBottom w:val="0"/>
      <w:divBdr>
        <w:top w:val="none" w:sz="0" w:space="0" w:color="auto"/>
        <w:left w:val="none" w:sz="0" w:space="0" w:color="auto"/>
        <w:bottom w:val="none" w:sz="0" w:space="0" w:color="auto"/>
        <w:right w:val="none" w:sz="0" w:space="0" w:color="auto"/>
      </w:divBdr>
      <w:divsChild>
        <w:div w:id="2065445912">
          <w:marLeft w:val="0"/>
          <w:marRight w:val="0"/>
          <w:marTop w:val="0"/>
          <w:marBottom w:val="0"/>
          <w:divBdr>
            <w:top w:val="none" w:sz="0" w:space="0" w:color="auto"/>
            <w:left w:val="none" w:sz="0" w:space="0" w:color="auto"/>
            <w:bottom w:val="none" w:sz="0" w:space="0" w:color="auto"/>
            <w:right w:val="none" w:sz="0" w:space="0" w:color="auto"/>
          </w:divBdr>
        </w:div>
      </w:divsChild>
    </w:div>
    <w:div w:id="651833934">
      <w:bodyDiv w:val="1"/>
      <w:marLeft w:val="0"/>
      <w:marRight w:val="0"/>
      <w:marTop w:val="0"/>
      <w:marBottom w:val="0"/>
      <w:divBdr>
        <w:top w:val="none" w:sz="0" w:space="0" w:color="auto"/>
        <w:left w:val="none" w:sz="0" w:space="0" w:color="auto"/>
        <w:bottom w:val="none" w:sz="0" w:space="0" w:color="auto"/>
        <w:right w:val="none" w:sz="0" w:space="0" w:color="auto"/>
      </w:divBdr>
      <w:divsChild>
        <w:div w:id="87312166">
          <w:marLeft w:val="0"/>
          <w:marRight w:val="0"/>
          <w:marTop w:val="0"/>
          <w:marBottom w:val="0"/>
          <w:divBdr>
            <w:top w:val="none" w:sz="0" w:space="0" w:color="auto"/>
            <w:left w:val="none" w:sz="0" w:space="0" w:color="auto"/>
            <w:bottom w:val="none" w:sz="0" w:space="0" w:color="auto"/>
            <w:right w:val="none" w:sz="0" w:space="0" w:color="auto"/>
          </w:divBdr>
        </w:div>
      </w:divsChild>
    </w:div>
    <w:div w:id="659112738">
      <w:bodyDiv w:val="1"/>
      <w:marLeft w:val="0"/>
      <w:marRight w:val="0"/>
      <w:marTop w:val="0"/>
      <w:marBottom w:val="0"/>
      <w:divBdr>
        <w:top w:val="none" w:sz="0" w:space="0" w:color="auto"/>
        <w:left w:val="none" w:sz="0" w:space="0" w:color="auto"/>
        <w:bottom w:val="none" w:sz="0" w:space="0" w:color="auto"/>
        <w:right w:val="none" w:sz="0" w:space="0" w:color="auto"/>
      </w:divBdr>
      <w:divsChild>
        <w:div w:id="938374383">
          <w:marLeft w:val="0"/>
          <w:marRight w:val="0"/>
          <w:marTop w:val="0"/>
          <w:marBottom w:val="0"/>
          <w:divBdr>
            <w:top w:val="none" w:sz="0" w:space="0" w:color="auto"/>
            <w:left w:val="none" w:sz="0" w:space="0" w:color="auto"/>
            <w:bottom w:val="none" w:sz="0" w:space="0" w:color="auto"/>
            <w:right w:val="none" w:sz="0" w:space="0" w:color="auto"/>
          </w:divBdr>
        </w:div>
      </w:divsChild>
    </w:div>
    <w:div w:id="785388274">
      <w:bodyDiv w:val="1"/>
      <w:marLeft w:val="0"/>
      <w:marRight w:val="0"/>
      <w:marTop w:val="0"/>
      <w:marBottom w:val="0"/>
      <w:divBdr>
        <w:top w:val="none" w:sz="0" w:space="0" w:color="auto"/>
        <w:left w:val="none" w:sz="0" w:space="0" w:color="auto"/>
        <w:bottom w:val="none" w:sz="0" w:space="0" w:color="auto"/>
        <w:right w:val="none" w:sz="0" w:space="0" w:color="auto"/>
      </w:divBdr>
      <w:divsChild>
        <w:div w:id="615406086">
          <w:marLeft w:val="0"/>
          <w:marRight w:val="0"/>
          <w:marTop w:val="0"/>
          <w:marBottom w:val="0"/>
          <w:divBdr>
            <w:top w:val="none" w:sz="0" w:space="0" w:color="auto"/>
            <w:left w:val="none" w:sz="0" w:space="0" w:color="auto"/>
            <w:bottom w:val="none" w:sz="0" w:space="0" w:color="auto"/>
            <w:right w:val="none" w:sz="0" w:space="0" w:color="auto"/>
          </w:divBdr>
        </w:div>
      </w:divsChild>
    </w:div>
    <w:div w:id="835609510">
      <w:bodyDiv w:val="1"/>
      <w:marLeft w:val="0"/>
      <w:marRight w:val="0"/>
      <w:marTop w:val="0"/>
      <w:marBottom w:val="0"/>
      <w:divBdr>
        <w:top w:val="none" w:sz="0" w:space="0" w:color="auto"/>
        <w:left w:val="none" w:sz="0" w:space="0" w:color="auto"/>
        <w:bottom w:val="none" w:sz="0" w:space="0" w:color="auto"/>
        <w:right w:val="none" w:sz="0" w:space="0" w:color="auto"/>
      </w:divBdr>
      <w:divsChild>
        <w:div w:id="1314142937">
          <w:marLeft w:val="0"/>
          <w:marRight w:val="0"/>
          <w:marTop w:val="0"/>
          <w:marBottom w:val="0"/>
          <w:divBdr>
            <w:top w:val="none" w:sz="0" w:space="0" w:color="auto"/>
            <w:left w:val="none" w:sz="0" w:space="0" w:color="auto"/>
            <w:bottom w:val="none" w:sz="0" w:space="0" w:color="auto"/>
            <w:right w:val="none" w:sz="0" w:space="0" w:color="auto"/>
          </w:divBdr>
        </w:div>
      </w:divsChild>
    </w:div>
    <w:div w:id="878665342">
      <w:bodyDiv w:val="1"/>
      <w:marLeft w:val="0"/>
      <w:marRight w:val="0"/>
      <w:marTop w:val="0"/>
      <w:marBottom w:val="0"/>
      <w:divBdr>
        <w:top w:val="none" w:sz="0" w:space="0" w:color="auto"/>
        <w:left w:val="none" w:sz="0" w:space="0" w:color="auto"/>
        <w:bottom w:val="none" w:sz="0" w:space="0" w:color="auto"/>
        <w:right w:val="none" w:sz="0" w:space="0" w:color="auto"/>
      </w:divBdr>
      <w:divsChild>
        <w:div w:id="1012495526">
          <w:marLeft w:val="0"/>
          <w:marRight w:val="0"/>
          <w:marTop w:val="0"/>
          <w:marBottom w:val="0"/>
          <w:divBdr>
            <w:top w:val="none" w:sz="0" w:space="0" w:color="auto"/>
            <w:left w:val="none" w:sz="0" w:space="0" w:color="auto"/>
            <w:bottom w:val="none" w:sz="0" w:space="0" w:color="auto"/>
            <w:right w:val="none" w:sz="0" w:space="0" w:color="auto"/>
          </w:divBdr>
        </w:div>
      </w:divsChild>
    </w:div>
    <w:div w:id="900869263">
      <w:bodyDiv w:val="1"/>
      <w:marLeft w:val="0"/>
      <w:marRight w:val="0"/>
      <w:marTop w:val="0"/>
      <w:marBottom w:val="0"/>
      <w:divBdr>
        <w:top w:val="none" w:sz="0" w:space="0" w:color="auto"/>
        <w:left w:val="none" w:sz="0" w:space="0" w:color="auto"/>
        <w:bottom w:val="none" w:sz="0" w:space="0" w:color="auto"/>
        <w:right w:val="none" w:sz="0" w:space="0" w:color="auto"/>
      </w:divBdr>
      <w:divsChild>
        <w:div w:id="876889838">
          <w:marLeft w:val="0"/>
          <w:marRight w:val="0"/>
          <w:marTop w:val="0"/>
          <w:marBottom w:val="0"/>
          <w:divBdr>
            <w:top w:val="none" w:sz="0" w:space="0" w:color="auto"/>
            <w:left w:val="none" w:sz="0" w:space="0" w:color="auto"/>
            <w:bottom w:val="none" w:sz="0" w:space="0" w:color="auto"/>
            <w:right w:val="none" w:sz="0" w:space="0" w:color="auto"/>
          </w:divBdr>
        </w:div>
      </w:divsChild>
    </w:div>
    <w:div w:id="904952424">
      <w:bodyDiv w:val="1"/>
      <w:marLeft w:val="0"/>
      <w:marRight w:val="0"/>
      <w:marTop w:val="0"/>
      <w:marBottom w:val="0"/>
      <w:divBdr>
        <w:top w:val="none" w:sz="0" w:space="0" w:color="auto"/>
        <w:left w:val="none" w:sz="0" w:space="0" w:color="auto"/>
        <w:bottom w:val="none" w:sz="0" w:space="0" w:color="auto"/>
        <w:right w:val="none" w:sz="0" w:space="0" w:color="auto"/>
      </w:divBdr>
      <w:divsChild>
        <w:div w:id="7290886">
          <w:marLeft w:val="0"/>
          <w:marRight w:val="0"/>
          <w:marTop w:val="0"/>
          <w:marBottom w:val="0"/>
          <w:divBdr>
            <w:top w:val="none" w:sz="0" w:space="0" w:color="auto"/>
            <w:left w:val="none" w:sz="0" w:space="0" w:color="auto"/>
            <w:bottom w:val="none" w:sz="0" w:space="0" w:color="auto"/>
            <w:right w:val="none" w:sz="0" w:space="0" w:color="auto"/>
          </w:divBdr>
        </w:div>
      </w:divsChild>
    </w:div>
    <w:div w:id="925963741">
      <w:bodyDiv w:val="1"/>
      <w:marLeft w:val="0"/>
      <w:marRight w:val="0"/>
      <w:marTop w:val="0"/>
      <w:marBottom w:val="0"/>
      <w:divBdr>
        <w:top w:val="none" w:sz="0" w:space="0" w:color="auto"/>
        <w:left w:val="none" w:sz="0" w:space="0" w:color="auto"/>
        <w:bottom w:val="none" w:sz="0" w:space="0" w:color="auto"/>
        <w:right w:val="none" w:sz="0" w:space="0" w:color="auto"/>
      </w:divBdr>
      <w:divsChild>
        <w:div w:id="1076560951">
          <w:marLeft w:val="0"/>
          <w:marRight w:val="0"/>
          <w:marTop w:val="0"/>
          <w:marBottom w:val="0"/>
          <w:divBdr>
            <w:top w:val="none" w:sz="0" w:space="0" w:color="auto"/>
            <w:left w:val="none" w:sz="0" w:space="0" w:color="auto"/>
            <w:bottom w:val="none" w:sz="0" w:space="0" w:color="auto"/>
            <w:right w:val="none" w:sz="0" w:space="0" w:color="auto"/>
          </w:divBdr>
        </w:div>
      </w:divsChild>
    </w:div>
    <w:div w:id="946280393">
      <w:bodyDiv w:val="1"/>
      <w:marLeft w:val="0"/>
      <w:marRight w:val="0"/>
      <w:marTop w:val="0"/>
      <w:marBottom w:val="0"/>
      <w:divBdr>
        <w:top w:val="none" w:sz="0" w:space="0" w:color="auto"/>
        <w:left w:val="none" w:sz="0" w:space="0" w:color="auto"/>
        <w:bottom w:val="none" w:sz="0" w:space="0" w:color="auto"/>
        <w:right w:val="none" w:sz="0" w:space="0" w:color="auto"/>
      </w:divBdr>
      <w:divsChild>
        <w:div w:id="449514655">
          <w:marLeft w:val="0"/>
          <w:marRight w:val="0"/>
          <w:marTop w:val="0"/>
          <w:marBottom w:val="0"/>
          <w:divBdr>
            <w:top w:val="none" w:sz="0" w:space="0" w:color="auto"/>
            <w:left w:val="none" w:sz="0" w:space="0" w:color="auto"/>
            <w:bottom w:val="none" w:sz="0" w:space="0" w:color="auto"/>
            <w:right w:val="none" w:sz="0" w:space="0" w:color="auto"/>
          </w:divBdr>
        </w:div>
      </w:divsChild>
    </w:div>
    <w:div w:id="991565350">
      <w:bodyDiv w:val="1"/>
      <w:marLeft w:val="0"/>
      <w:marRight w:val="0"/>
      <w:marTop w:val="0"/>
      <w:marBottom w:val="0"/>
      <w:divBdr>
        <w:top w:val="none" w:sz="0" w:space="0" w:color="auto"/>
        <w:left w:val="none" w:sz="0" w:space="0" w:color="auto"/>
        <w:bottom w:val="none" w:sz="0" w:space="0" w:color="auto"/>
        <w:right w:val="none" w:sz="0" w:space="0" w:color="auto"/>
      </w:divBdr>
      <w:divsChild>
        <w:div w:id="1527329340">
          <w:marLeft w:val="0"/>
          <w:marRight w:val="0"/>
          <w:marTop w:val="0"/>
          <w:marBottom w:val="0"/>
          <w:divBdr>
            <w:top w:val="none" w:sz="0" w:space="0" w:color="auto"/>
            <w:left w:val="none" w:sz="0" w:space="0" w:color="auto"/>
            <w:bottom w:val="none" w:sz="0" w:space="0" w:color="auto"/>
            <w:right w:val="none" w:sz="0" w:space="0" w:color="auto"/>
          </w:divBdr>
        </w:div>
      </w:divsChild>
    </w:div>
    <w:div w:id="1091075753">
      <w:bodyDiv w:val="1"/>
      <w:marLeft w:val="0"/>
      <w:marRight w:val="0"/>
      <w:marTop w:val="0"/>
      <w:marBottom w:val="0"/>
      <w:divBdr>
        <w:top w:val="none" w:sz="0" w:space="0" w:color="auto"/>
        <w:left w:val="none" w:sz="0" w:space="0" w:color="auto"/>
        <w:bottom w:val="none" w:sz="0" w:space="0" w:color="auto"/>
        <w:right w:val="none" w:sz="0" w:space="0" w:color="auto"/>
      </w:divBdr>
      <w:divsChild>
        <w:div w:id="1681196317">
          <w:marLeft w:val="0"/>
          <w:marRight w:val="0"/>
          <w:marTop w:val="0"/>
          <w:marBottom w:val="0"/>
          <w:divBdr>
            <w:top w:val="none" w:sz="0" w:space="0" w:color="auto"/>
            <w:left w:val="none" w:sz="0" w:space="0" w:color="auto"/>
            <w:bottom w:val="none" w:sz="0" w:space="0" w:color="auto"/>
            <w:right w:val="none" w:sz="0" w:space="0" w:color="auto"/>
          </w:divBdr>
        </w:div>
      </w:divsChild>
    </w:div>
    <w:div w:id="1099445619">
      <w:bodyDiv w:val="1"/>
      <w:marLeft w:val="0"/>
      <w:marRight w:val="0"/>
      <w:marTop w:val="0"/>
      <w:marBottom w:val="0"/>
      <w:divBdr>
        <w:top w:val="none" w:sz="0" w:space="0" w:color="auto"/>
        <w:left w:val="none" w:sz="0" w:space="0" w:color="auto"/>
        <w:bottom w:val="none" w:sz="0" w:space="0" w:color="auto"/>
        <w:right w:val="none" w:sz="0" w:space="0" w:color="auto"/>
      </w:divBdr>
      <w:divsChild>
        <w:div w:id="936015552">
          <w:marLeft w:val="0"/>
          <w:marRight w:val="0"/>
          <w:marTop w:val="0"/>
          <w:marBottom w:val="0"/>
          <w:divBdr>
            <w:top w:val="none" w:sz="0" w:space="0" w:color="auto"/>
            <w:left w:val="none" w:sz="0" w:space="0" w:color="auto"/>
            <w:bottom w:val="none" w:sz="0" w:space="0" w:color="auto"/>
            <w:right w:val="none" w:sz="0" w:space="0" w:color="auto"/>
          </w:divBdr>
        </w:div>
      </w:divsChild>
    </w:div>
    <w:div w:id="1199049627">
      <w:bodyDiv w:val="1"/>
      <w:marLeft w:val="0"/>
      <w:marRight w:val="0"/>
      <w:marTop w:val="0"/>
      <w:marBottom w:val="0"/>
      <w:divBdr>
        <w:top w:val="none" w:sz="0" w:space="0" w:color="auto"/>
        <w:left w:val="none" w:sz="0" w:space="0" w:color="auto"/>
        <w:bottom w:val="none" w:sz="0" w:space="0" w:color="auto"/>
        <w:right w:val="none" w:sz="0" w:space="0" w:color="auto"/>
      </w:divBdr>
      <w:divsChild>
        <w:div w:id="1951082240">
          <w:marLeft w:val="0"/>
          <w:marRight w:val="0"/>
          <w:marTop w:val="0"/>
          <w:marBottom w:val="0"/>
          <w:divBdr>
            <w:top w:val="none" w:sz="0" w:space="0" w:color="auto"/>
            <w:left w:val="none" w:sz="0" w:space="0" w:color="auto"/>
            <w:bottom w:val="none" w:sz="0" w:space="0" w:color="auto"/>
            <w:right w:val="none" w:sz="0" w:space="0" w:color="auto"/>
          </w:divBdr>
        </w:div>
      </w:divsChild>
    </w:div>
    <w:div w:id="1228996992">
      <w:bodyDiv w:val="1"/>
      <w:marLeft w:val="0"/>
      <w:marRight w:val="0"/>
      <w:marTop w:val="0"/>
      <w:marBottom w:val="0"/>
      <w:divBdr>
        <w:top w:val="none" w:sz="0" w:space="0" w:color="auto"/>
        <w:left w:val="none" w:sz="0" w:space="0" w:color="auto"/>
        <w:bottom w:val="none" w:sz="0" w:space="0" w:color="auto"/>
        <w:right w:val="none" w:sz="0" w:space="0" w:color="auto"/>
      </w:divBdr>
      <w:divsChild>
        <w:div w:id="1197816551">
          <w:marLeft w:val="0"/>
          <w:marRight w:val="0"/>
          <w:marTop w:val="0"/>
          <w:marBottom w:val="0"/>
          <w:divBdr>
            <w:top w:val="none" w:sz="0" w:space="0" w:color="auto"/>
            <w:left w:val="none" w:sz="0" w:space="0" w:color="auto"/>
            <w:bottom w:val="none" w:sz="0" w:space="0" w:color="auto"/>
            <w:right w:val="none" w:sz="0" w:space="0" w:color="auto"/>
          </w:divBdr>
        </w:div>
      </w:divsChild>
    </w:div>
    <w:div w:id="1265846652">
      <w:bodyDiv w:val="1"/>
      <w:marLeft w:val="0"/>
      <w:marRight w:val="0"/>
      <w:marTop w:val="0"/>
      <w:marBottom w:val="0"/>
      <w:divBdr>
        <w:top w:val="none" w:sz="0" w:space="0" w:color="auto"/>
        <w:left w:val="none" w:sz="0" w:space="0" w:color="auto"/>
        <w:bottom w:val="none" w:sz="0" w:space="0" w:color="auto"/>
        <w:right w:val="none" w:sz="0" w:space="0" w:color="auto"/>
      </w:divBdr>
      <w:divsChild>
        <w:div w:id="2099252670">
          <w:marLeft w:val="0"/>
          <w:marRight w:val="0"/>
          <w:marTop w:val="0"/>
          <w:marBottom w:val="0"/>
          <w:divBdr>
            <w:top w:val="none" w:sz="0" w:space="0" w:color="auto"/>
            <w:left w:val="none" w:sz="0" w:space="0" w:color="auto"/>
            <w:bottom w:val="none" w:sz="0" w:space="0" w:color="auto"/>
            <w:right w:val="none" w:sz="0" w:space="0" w:color="auto"/>
          </w:divBdr>
        </w:div>
      </w:divsChild>
    </w:div>
    <w:div w:id="1293562807">
      <w:bodyDiv w:val="1"/>
      <w:marLeft w:val="0"/>
      <w:marRight w:val="0"/>
      <w:marTop w:val="0"/>
      <w:marBottom w:val="0"/>
      <w:divBdr>
        <w:top w:val="none" w:sz="0" w:space="0" w:color="auto"/>
        <w:left w:val="none" w:sz="0" w:space="0" w:color="auto"/>
        <w:bottom w:val="none" w:sz="0" w:space="0" w:color="auto"/>
        <w:right w:val="none" w:sz="0" w:space="0" w:color="auto"/>
      </w:divBdr>
      <w:divsChild>
        <w:div w:id="1912886280">
          <w:marLeft w:val="0"/>
          <w:marRight w:val="0"/>
          <w:marTop w:val="0"/>
          <w:marBottom w:val="0"/>
          <w:divBdr>
            <w:top w:val="none" w:sz="0" w:space="0" w:color="auto"/>
            <w:left w:val="none" w:sz="0" w:space="0" w:color="auto"/>
            <w:bottom w:val="none" w:sz="0" w:space="0" w:color="auto"/>
            <w:right w:val="none" w:sz="0" w:space="0" w:color="auto"/>
          </w:divBdr>
        </w:div>
      </w:divsChild>
    </w:div>
    <w:div w:id="1375696573">
      <w:bodyDiv w:val="1"/>
      <w:marLeft w:val="0"/>
      <w:marRight w:val="0"/>
      <w:marTop w:val="0"/>
      <w:marBottom w:val="0"/>
      <w:divBdr>
        <w:top w:val="none" w:sz="0" w:space="0" w:color="auto"/>
        <w:left w:val="none" w:sz="0" w:space="0" w:color="auto"/>
        <w:bottom w:val="none" w:sz="0" w:space="0" w:color="auto"/>
        <w:right w:val="none" w:sz="0" w:space="0" w:color="auto"/>
      </w:divBdr>
      <w:divsChild>
        <w:div w:id="1847749021">
          <w:marLeft w:val="0"/>
          <w:marRight w:val="0"/>
          <w:marTop w:val="0"/>
          <w:marBottom w:val="0"/>
          <w:divBdr>
            <w:top w:val="none" w:sz="0" w:space="0" w:color="auto"/>
            <w:left w:val="none" w:sz="0" w:space="0" w:color="auto"/>
            <w:bottom w:val="none" w:sz="0" w:space="0" w:color="auto"/>
            <w:right w:val="none" w:sz="0" w:space="0" w:color="auto"/>
          </w:divBdr>
        </w:div>
      </w:divsChild>
    </w:div>
    <w:div w:id="1492061769">
      <w:bodyDiv w:val="1"/>
      <w:marLeft w:val="0"/>
      <w:marRight w:val="0"/>
      <w:marTop w:val="0"/>
      <w:marBottom w:val="0"/>
      <w:divBdr>
        <w:top w:val="none" w:sz="0" w:space="0" w:color="auto"/>
        <w:left w:val="none" w:sz="0" w:space="0" w:color="auto"/>
        <w:bottom w:val="none" w:sz="0" w:space="0" w:color="auto"/>
        <w:right w:val="none" w:sz="0" w:space="0" w:color="auto"/>
      </w:divBdr>
      <w:divsChild>
        <w:div w:id="2049529434">
          <w:marLeft w:val="0"/>
          <w:marRight w:val="0"/>
          <w:marTop w:val="0"/>
          <w:marBottom w:val="0"/>
          <w:divBdr>
            <w:top w:val="none" w:sz="0" w:space="0" w:color="auto"/>
            <w:left w:val="none" w:sz="0" w:space="0" w:color="auto"/>
            <w:bottom w:val="none" w:sz="0" w:space="0" w:color="auto"/>
            <w:right w:val="none" w:sz="0" w:space="0" w:color="auto"/>
          </w:divBdr>
        </w:div>
      </w:divsChild>
    </w:div>
    <w:div w:id="1494562829">
      <w:bodyDiv w:val="1"/>
      <w:marLeft w:val="0"/>
      <w:marRight w:val="0"/>
      <w:marTop w:val="0"/>
      <w:marBottom w:val="0"/>
      <w:divBdr>
        <w:top w:val="none" w:sz="0" w:space="0" w:color="auto"/>
        <w:left w:val="none" w:sz="0" w:space="0" w:color="auto"/>
        <w:bottom w:val="none" w:sz="0" w:space="0" w:color="auto"/>
        <w:right w:val="none" w:sz="0" w:space="0" w:color="auto"/>
      </w:divBdr>
      <w:divsChild>
        <w:div w:id="1070540328">
          <w:marLeft w:val="0"/>
          <w:marRight w:val="0"/>
          <w:marTop w:val="0"/>
          <w:marBottom w:val="0"/>
          <w:divBdr>
            <w:top w:val="none" w:sz="0" w:space="0" w:color="auto"/>
            <w:left w:val="none" w:sz="0" w:space="0" w:color="auto"/>
            <w:bottom w:val="none" w:sz="0" w:space="0" w:color="auto"/>
            <w:right w:val="none" w:sz="0" w:space="0" w:color="auto"/>
          </w:divBdr>
        </w:div>
      </w:divsChild>
    </w:div>
    <w:div w:id="1594850088">
      <w:bodyDiv w:val="1"/>
      <w:marLeft w:val="0"/>
      <w:marRight w:val="0"/>
      <w:marTop w:val="0"/>
      <w:marBottom w:val="0"/>
      <w:divBdr>
        <w:top w:val="none" w:sz="0" w:space="0" w:color="auto"/>
        <w:left w:val="none" w:sz="0" w:space="0" w:color="auto"/>
        <w:bottom w:val="none" w:sz="0" w:space="0" w:color="auto"/>
        <w:right w:val="none" w:sz="0" w:space="0" w:color="auto"/>
      </w:divBdr>
      <w:divsChild>
        <w:div w:id="735782954">
          <w:marLeft w:val="0"/>
          <w:marRight w:val="0"/>
          <w:marTop w:val="0"/>
          <w:marBottom w:val="0"/>
          <w:divBdr>
            <w:top w:val="none" w:sz="0" w:space="0" w:color="auto"/>
            <w:left w:val="none" w:sz="0" w:space="0" w:color="auto"/>
            <w:bottom w:val="none" w:sz="0" w:space="0" w:color="auto"/>
            <w:right w:val="none" w:sz="0" w:space="0" w:color="auto"/>
          </w:divBdr>
        </w:div>
      </w:divsChild>
    </w:div>
    <w:div w:id="1652173683">
      <w:bodyDiv w:val="1"/>
      <w:marLeft w:val="0"/>
      <w:marRight w:val="0"/>
      <w:marTop w:val="0"/>
      <w:marBottom w:val="0"/>
      <w:divBdr>
        <w:top w:val="none" w:sz="0" w:space="0" w:color="auto"/>
        <w:left w:val="none" w:sz="0" w:space="0" w:color="auto"/>
        <w:bottom w:val="none" w:sz="0" w:space="0" w:color="auto"/>
        <w:right w:val="none" w:sz="0" w:space="0" w:color="auto"/>
      </w:divBdr>
      <w:divsChild>
        <w:div w:id="491914323">
          <w:marLeft w:val="0"/>
          <w:marRight w:val="0"/>
          <w:marTop w:val="0"/>
          <w:marBottom w:val="0"/>
          <w:divBdr>
            <w:top w:val="none" w:sz="0" w:space="0" w:color="auto"/>
            <w:left w:val="none" w:sz="0" w:space="0" w:color="auto"/>
            <w:bottom w:val="none" w:sz="0" w:space="0" w:color="auto"/>
            <w:right w:val="none" w:sz="0" w:space="0" w:color="auto"/>
          </w:divBdr>
        </w:div>
      </w:divsChild>
    </w:div>
    <w:div w:id="1654674438">
      <w:bodyDiv w:val="1"/>
      <w:marLeft w:val="0"/>
      <w:marRight w:val="0"/>
      <w:marTop w:val="0"/>
      <w:marBottom w:val="0"/>
      <w:divBdr>
        <w:top w:val="none" w:sz="0" w:space="0" w:color="auto"/>
        <w:left w:val="none" w:sz="0" w:space="0" w:color="auto"/>
        <w:bottom w:val="none" w:sz="0" w:space="0" w:color="auto"/>
        <w:right w:val="none" w:sz="0" w:space="0" w:color="auto"/>
      </w:divBdr>
      <w:divsChild>
        <w:div w:id="1809736300">
          <w:marLeft w:val="0"/>
          <w:marRight w:val="0"/>
          <w:marTop w:val="0"/>
          <w:marBottom w:val="0"/>
          <w:divBdr>
            <w:top w:val="none" w:sz="0" w:space="0" w:color="auto"/>
            <w:left w:val="none" w:sz="0" w:space="0" w:color="auto"/>
            <w:bottom w:val="none" w:sz="0" w:space="0" w:color="auto"/>
            <w:right w:val="none" w:sz="0" w:space="0" w:color="auto"/>
          </w:divBdr>
        </w:div>
      </w:divsChild>
    </w:div>
    <w:div w:id="1704862198">
      <w:bodyDiv w:val="1"/>
      <w:marLeft w:val="0"/>
      <w:marRight w:val="0"/>
      <w:marTop w:val="0"/>
      <w:marBottom w:val="0"/>
      <w:divBdr>
        <w:top w:val="none" w:sz="0" w:space="0" w:color="auto"/>
        <w:left w:val="none" w:sz="0" w:space="0" w:color="auto"/>
        <w:bottom w:val="none" w:sz="0" w:space="0" w:color="auto"/>
        <w:right w:val="none" w:sz="0" w:space="0" w:color="auto"/>
      </w:divBdr>
      <w:divsChild>
        <w:div w:id="163906136">
          <w:marLeft w:val="0"/>
          <w:marRight w:val="0"/>
          <w:marTop w:val="0"/>
          <w:marBottom w:val="0"/>
          <w:divBdr>
            <w:top w:val="none" w:sz="0" w:space="0" w:color="auto"/>
            <w:left w:val="none" w:sz="0" w:space="0" w:color="auto"/>
            <w:bottom w:val="none" w:sz="0" w:space="0" w:color="auto"/>
            <w:right w:val="none" w:sz="0" w:space="0" w:color="auto"/>
          </w:divBdr>
        </w:div>
      </w:divsChild>
    </w:div>
    <w:div w:id="1716348880">
      <w:bodyDiv w:val="1"/>
      <w:marLeft w:val="0"/>
      <w:marRight w:val="0"/>
      <w:marTop w:val="0"/>
      <w:marBottom w:val="0"/>
      <w:divBdr>
        <w:top w:val="none" w:sz="0" w:space="0" w:color="auto"/>
        <w:left w:val="none" w:sz="0" w:space="0" w:color="auto"/>
        <w:bottom w:val="none" w:sz="0" w:space="0" w:color="auto"/>
        <w:right w:val="none" w:sz="0" w:space="0" w:color="auto"/>
      </w:divBdr>
      <w:divsChild>
        <w:div w:id="1044720028">
          <w:marLeft w:val="0"/>
          <w:marRight w:val="0"/>
          <w:marTop w:val="0"/>
          <w:marBottom w:val="0"/>
          <w:divBdr>
            <w:top w:val="none" w:sz="0" w:space="0" w:color="auto"/>
            <w:left w:val="none" w:sz="0" w:space="0" w:color="auto"/>
            <w:bottom w:val="none" w:sz="0" w:space="0" w:color="auto"/>
            <w:right w:val="none" w:sz="0" w:space="0" w:color="auto"/>
          </w:divBdr>
        </w:div>
      </w:divsChild>
    </w:div>
    <w:div w:id="1718896003">
      <w:bodyDiv w:val="1"/>
      <w:marLeft w:val="0"/>
      <w:marRight w:val="0"/>
      <w:marTop w:val="0"/>
      <w:marBottom w:val="0"/>
      <w:divBdr>
        <w:top w:val="none" w:sz="0" w:space="0" w:color="auto"/>
        <w:left w:val="none" w:sz="0" w:space="0" w:color="auto"/>
        <w:bottom w:val="none" w:sz="0" w:space="0" w:color="auto"/>
        <w:right w:val="none" w:sz="0" w:space="0" w:color="auto"/>
      </w:divBdr>
      <w:divsChild>
        <w:div w:id="184027526">
          <w:marLeft w:val="0"/>
          <w:marRight w:val="0"/>
          <w:marTop w:val="0"/>
          <w:marBottom w:val="0"/>
          <w:divBdr>
            <w:top w:val="none" w:sz="0" w:space="0" w:color="auto"/>
            <w:left w:val="none" w:sz="0" w:space="0" w:color="auto"/>
            <w:bottom w:val="none" w:sz="0" w:space="0" w:color="auto"/>
            <w:right w:val="none" w:sz="0" w:space="0" w:color="auto"/>
          </w:divBdr>
        </w:div>
      </w:divsChild>
    </w:div>
    <w:div w:id="1739788307">
      <w:bodyDiv w:val="1"/>
      <w:marLeft w:val="0"/>
      <w:marRight w:val="0"/>
      <w:marTop w:val="0"/>
      <w:marBottom w:val="0"/>
      <w:divBdr>
        <w:top w:val="none" w:sz="0" w:space="0" w:color="auto"/>
        <w:left w:val="none" w:sz="0" w:space="0" w:color="auto"/>
        <w:bottom w:val="none" w:sz="0" w:space="0" w:color="auto"/>
        <w:right w:val="none" w:sz="0" w:space="0" w:color="auto"/>
      </w:divBdr>
      <w:divsChild>
        <w:div w:id="656684786">
          <w:marLeft w:val="0"/>
          <w:marRight w:val="0"/>
          <w:marTop w:val="0"/>
          <w:marBottom w:val="0"/>
          <w:divBdr>
            <w:top w:val="none" w:sz="0" w:space="0" w:color="auto"/>
            <w:left w:val="none" w:sz="0" w:space="0" w:color="auto"/>
            <w:bottom w:val="none" w:sz="0" w:space="0" w:color="auto"/>
            <w:right w:val="none" w:sz="0" w:space="0" w:color="auto"/>
          </w:divBdr>
        </w:div>
      </w:divsChild>
    </w:div>
    <w:div w:id="1766265944">
      <w:bodyDiv w:val="1"/>
      <w:marLeft w:val="0"/>
      <w:marRight w:val="0"/>
      <w:marTop w:val="0"/>
      <w:marBottom w:val="0"/>
      <w:divBdr>
        <w:top w:val="none" w:sz="0" w:space="0" w:color="auto"/>
        <w:left w:val="none" w:sz="0" w:space="0" w:color="auto"/>
        <w:bottom w:val="none" w:sz="0" w:space="0" w:color="auto"/>
        <w:right w:val="none" w:sz="0" w:space="0" w:color="auto"/>
      </w:divBdr>
      <w:divsChild>
        <w:div w:id="833759404">
          <w:marLeft w:val="0"/>
          <w:marRight w:val="0"/>
          <w:marTop w:val="0"/>
          <w:marBottom w:val="0"/>
          <w:divBdr>
            <w:top w:val="none" w:sz="0" w:space="0" w:color="auto"/>
            <w:left w:val="none" w:sz="0" w:space="0" w:color="auto"/>
            <w:bottom w:val="none" w:sz="0" w:space="0" w:color="auto"/>
            <w:right w:val="none" w:sz="0" w:space="0" w:color="auto"/>
          </w:divBdr>
        </w:div>
      </w:divsChild>
    </w:div>
    <w:div w:id="1774665076">
      <w:bodyDiv w:val="1"/>
      <w:marLeft w:val="0"/>
      <w:marRight w:val="0"/>
      <w:marTop w:val="0"/>
      <w:marBottom w:val="0"/>
      <w:divBdr>
        <w:top w:val="none" w:sz="0" w:space="0" w:color="auto"/>
        <w:left w:val="none" w:sz="0" w:space="0" w:color="auto"/>
        <w:bottom w:val="none" w:sz="0" w:space="0" w:color="auto"/>
        <w:right w:val="none" w:sz="0" w:space="0" w:color="auto"/>
      </w:divBdr>
      <w:divsChild>
        <w:div w:id="487209387">
          <w:marLeft w:val="0"/>
          <w:marRight w:val="0"/>
          <w:marTop w:val="0"/>
          <w:marBottom w:val="0"/>
          <w:divBdr>
            <w:top w:val="none" w:sz="0" w:space="0" w:color="auto"/>
            <w:left w:val="none" w:sz="0" w:space="0" w:color="auto"/>
            <w:bottom w:val="none" w:sz="0" w:space="0" w:color="auto"/>
            <w:right w:val="none" w:sz="0" w:space="0" w:color="auto"/>
          </w:divBdr>
        </w:div>
      </w:divsChild>
    </w:div>
    <w:div w:id="1789735449">
      <w:bodyDiv w:val="1"/>
      <w:marLeft w:val="0"/>
      <w:marRight w:val="0"/>
      <w:marTop w:val="0"/>
      <w:marBottom w:val="0"/>
      <w:divBdr>
        <w:top w:val="none" w:sz="0" w:space="0" w:color="auto"/>
        <w:left w:val="none" w:sz="0" w:space="0" w:color="auto"/>
        <w:bottom w:val="none" w:sz="0" w:space="0" w:color="auto"/>
        <w:right w:val="none" w:sz="0" w:space="0" w:color="auto"/>
      </w:divBdr>
      <w:divsChild>
        <w:div w:id="1219123886">
          <w:marLeft w:val="0"/>
          <w:marRight w:val="0"/>
          <w:marTop w:val="0"/>
          <w:marBottom w:val="0"/>
          <w:divBdr>
            <w:top w:val="none" w:sz="0" w:space="0" w:color="auto"/>
            <w:left w:val="none" w:sz="0" w:space="0" w:color="auto"/>
            <w:bottom w:val="none" w:sz="0" w:space="0" w:color="auto"/>
            <w:right w:val="none" w:sz="0" w:space="0" w:color="auto"/>
          </w:divBdr>
        </w:div>
      </w:divsChild>
    </w:div>
    <w:div w:id="1794014024">
      <w:bodyDiv w:val="1"/>
      <w:marLeft w:val="0"/>
      <w:marRight w:val="0"/>
      <w:marTop w:val="0"/>
      <w:marBottom w:val="0"/>
      <w:divBdr>
        <w:top w:val="none" w:sz="0" w:space="0" w:color="auto"/>
        <w:left w:val="none" w:sz="0" w:space="0" w:color="auto"/>
        <w:bottom w:val="none" w:sz="0" w:space="0" w:color="auto"/>
        <w:right w:val="none" w:sz="0" w:space="0" w:color="auto"/>
      </w:divBdr>
      <w:divsChild>
        <w:div w:id="1641181662">
          <w:marLeft w:val="0"/>
          <w:marRight w:val="0"/>
          <w:marTop w:val="0"/>
          <w:marBottom w:val="0"/>
          <w:divBdr>
            <w:top w:val="none" w:sz="0" w:space="0" w:color="auto"/>
            <w:left w:val="none" w:sz="0" w:space="0" w:color="auto"/>
            <w:bottom w:val="none" w:sz="0" w:space="0" w:color="auto"/>
            <w:right w:val="none" w:sz="0" w:space="0" w:color="auto"/>
          </w:divBdr>
        </w:div>
      </w:divsChild>
    </w:div>
    <w:div w:id="1794639415">
      <w:bodyDiv w:val="1"/>
      <w:marLeft w:val="0"/>
      <w:marRight w:val="0"/>
      <w:marTop w:val="0"/>
      <w:marBottom w:val="0"/>
      <w:divBdr>
        <w:top w:val="none" w:sz="0" w:space="0" w:color="auto"/>
        <w:left w:val="none" w:sz="0" w:space="0" w:color="auto"/>
        <w:bottom w:val="none" w:sz="0" w:space="0" w:color="auto"/>
        <w:right w:val="none" w:sz="0" w:space="0" w:color="auto"/>
      </w:divBdr>
      <w:divsChild>
        <w:div w:id="545528156">
          <w:marLeft w:val="0"/>
          <w:marRight w:val="0"/>
          <w:marTop w:val="0"/>
          <w:marBottom w:val="0"/>
          <w:divBdr>
            <w:top w:val="none" w:sz="0" w:space="0" w:color="auto"/>
            <w:left w:val="none" w:sz="0" w:space="0" w:color="auto"/>
            <w:bottom w:val="none" w:sz="0" w:space="0" w:color="auto"/>
            <w:right w:val="none" w:sz="0" w:space="0" w:color="auto"/>
          </w:divBdr>
        </w:div>
      </w:divsChild>
    </w:div>
    <w:div w:id="1852448828">
      <w:bodyDiv w:val="1"/>
      <w:marLeft w:val="0"/>
      <w:marRight w:val="0"/>
      <w:marTop w:val="0"/>
      <w:marBottom w:val="0"/>
      <w:divBdr>
        <w:top w:val="none" w:sz="0" w:space="0" w:color="auto"/>
        <w:left w:val="none" w:sz="0" w:space="0" w:color="auto"/>
        <w:bottom w:val="none" w:sz="0" w:space="0" w:color="auto"/>
        <w:right w:val="none" w:sz="0" w:space="0" w:color="auto"/>
      </w:divBdr>
      <w:divsChild>
        <w:div w:id="684524791">
          <w:marLeft w:val="0"/>
          <w:marRight w:val="0"/>
          <w:marTop w:val="0"/>
          <w:marBottom w:val="0"/>
          <w:divBdr>
            <w:top w:val="none" w:sz="0" w:space="0" w:color="auto"/>
            <w:left w:val="none" w:sz="0" w:space="0" w:color="auto"/>
            <w:bottom w:val="none" w:sz="0" w:space="0" w:color="auto"/>
            <w:right w:val="none" w:sz="0" w:space="0" w:color="auto"/>
          </w:divBdr>
        </w:div>
      </w:divsChild>
    </w:div>
    <w:div w:id="1915891898">
      <w:bodyDiv w:val="1"/>
      <w:marLeft w:val="0"/>
      <w:marRight w:val="0"/>
      <w:marTop w:val="0"/>
      <w:marBottom w:val="0"/>
      <w:divBdr>
        <w:top w:val="none" w:sz="0" w:space="0" w:color="auto"/>
        <w:left w:val="none" w:sz="0" w:space="0" w:color="auto"/>
        <w:bottom w:val="none" w:sz="0" w:space="0" w:color="auto"/>
        <w:right w:val="none" w:sz="0" w:space="0" w:color="auto"/>
      </w:divBdr>
      <w:divsChild>
        <w:div w:id="1234975180">
          <w:marLeft w:val="0"/>
          <w:marRight w:val="0"/>
          <w:marTop w:val="0"/>
          <w:marBottom w:val="0"/>
          <w:divBdr>
            <w:top w:val="none" w:sz="0" w:space="0" w:color="auto"/>
            <w:left w:val="none" w:sz="0" w:space="0" w:color="auto"/>
            <w:bottom w:val="none" w:sz="0" w:space="0" w:color="auto"/>
            <w:right w:val="none" w:sz="0" w:space="0" w:color="auto"/>
          </w:divBdr>
        </w:div>
      </w:divsChild>
    </w:div>
    <w:div w:id="1995990588">
      <w:bodyDiv w:val="1"/>
      <w:marLeft w:val="0"/>
      <w:marRight w:val="0"/>
      <w:marTop w:val="0"/>
      <w:marBottom w:val="0"/>
      <w:divBdr>
        <w:top w:val="none" w:sz="0" w:space="0" w:color="auto"/>
        <w:left w:val="none" w:sz="0" w:space="0" w:color="auto"/>
        <w:bottom w:val="none" w:sz="0" w:space="0" w:color="auto"/>
        <w:right w:val="none" w:sz="0" w:space="0" w:color="auto"/>
      </w:divBdr>
      <w:divsChild>
        <w:div w:id="991328014">
          <w:marLeft w:val="0"/>
          <w:marRight w:val="0"/>
          <w:marTop w:val="0"/>
          <w:marBottom w:val="0"/>
          <w:divBdr>
            <w:top w:val="none" w:sz="0" w:space="0" w:color="auto"/>
            <w:left w:val="none" w:sz="0" w:space="0" w:color="auto"/>
            <w:bottom w:val="none" w:sz="0" w:space="0" w:color="auto"/>
            <w:right w:val="none" w:sz="0" w:space="0" w:color="auto"/>
          </w:divBdr>
        </w:div>
      </w:divsChild>
    </w:div>
    <w:div w:id="2010675325">
      <w:bodyDiv w:val="1"/>
      <w:marLeft w:val="0"/>
      <w:marRight w:val="0"/>
      <w:marTop w:val="0"/>
      <w:marBottom w:val="0"/>
      <w:divBdr>
        <w:top w:val="none" w:sz="0" w:space="0" w:color="auto"/>
        <w:left w:val="none" w:sz="0" w:space="0" w:color="auto"/>
        <w:bottom w:val="none" w:sz="0" w:space="0" w:color="auto"/>
        <w:right w:val="none" w:sz="0" w:space="0" w:color="auto"/>
      </w:divBdr>
      <w:divsChild>
        <w:div w:id="2136094183">
          <w:marLeft w:val="0"/>
          <w:marRight w:val="0"/>
          <w:marTop w:val="0"/>
          <w:marBottom w:val="0"/>
          <w:divBdr>
            <w:top w:val="none" w:sz="0" w:space="0" w:color="auto"/>
            <w:left w:val="none" w:sz="0" w:space="0" w:color="auto"/>
            <w:bottom w:val="none" w:sz="0" w:space="0" w:color="auto"/>
            <w:right w:val="none" w:sz="0" w:space="0" w:color="auto"/>
          </w:divBdr>
        </w:div>
      </w:divsChild>
    </w:div>
    <w:div w:id="2045863716">
      <w:bodyDiv w:val="1"/>
      <w:marLeft w:val="0"/>
      <w:marRight w:val="0"/>
      <w:marTop w:val="0"/>
      <w:marBottom w:val="0"/>
      <w:divBdr>
        <w:top w:val="none" w:sz="0" w:space="0" w:color="auto"/>
        <w:left w:val="none" w:sz="0" w:space="0" w:color="auto"/>
        <w:bottom w:val="none" w:sz="0" w:space="0" w:color="auto"/>
        <w:right w:val="none" w:sz="0" w:space="0" w:color="auto"/>
      </w:divBdr>
      <w:divsChild>
        <w:div w:id="12390554">
          <w:marLeft w:val="0"/>
          <w:marRight w:val="0"/>
          <w:marTop w:val="0"/>
          <w:marBottom w:val="0"/>
          <w:divBdr>
            <w:top w:val="none" w:sz="0" w:space="0" w:color="auto"/>
            <w:left w:val="none" w:sz="0" w:space="0" w:color="auto"/>
            <w:bottom w:val="none" w:sz="0" w:space="0" w:color="auto"/>
            <w:right w:val="none" w:sz="0" w:space="0" w:color="auto"/>
          </w:divBdr>
        </w:div>
      </w:divsChild>
    </w:div>
    <w:div w:id="2109036825">
      <w:bodyDiv w:val="1"/>
      <w:marLeft w:val="0"/>
      <w:marRight w:val="0"/>
      <w:marTop w:val="0"/>
      <w:marBottom w:val="0"/>
      <w:divBdr>
        <w:top w:val="none" w:sz="0" w:space="0" w:color="auto"/>
        <w:left w:val="none" w:sz="0" w:space="0" w:color="auto"/>
        <w:bottom w:val="none" w:sz="0" w:space="0" w:color="auto"/>
        <w:right w:val="none" w:sz="0" w:space="0" w:color="auto"/>
      </w:divBdr>
      <w:divsChild>
        <w:div w:id="21291625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15CFEB-FB7D-4490-894A-3FA72F8C3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82</Pages>
  <Words>3004</Words>
  <Characters>17126</Characters>
  <Application>Microsoft Office Word</Application>
  <DocSecurity>0</DocSecurity>
  <Lines>142</Lines>
  <Paragraphs>40</Paragraphs>
  <ScaleCrop>false</ScaleCrop>
  <Company>上海我友网络</Company>
  <LinksUpToDate>false</LinksUpToDate>
  <CharactersWithSpaces>20090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产品需求文档模版</dc:title>
  <dc:creator>Denny Xu</dc:creator>
  <cp:lastModifiedBy>Administrator</cp:lastModifiedBy>
  <cp:revision>164</cp:revision>
  <cp:lastPrinted>2001-12-24T08:54:00Z</cp:lastPrinted>
  <dcterms:created xsi:type="dcterms:W3CDTF">2018-08-20T10:32:00Z</dcterms:created>
  <dcterms:modified xsi:type="dcterms:W3CDTF">2018-08-22T05:50:00Z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